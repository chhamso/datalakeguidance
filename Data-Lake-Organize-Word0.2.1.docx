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CE9AC7" w14:textId="20DA0106" w:rsidR="00681A6C" w:rsidRDefault="00FD6B06">
      <w:pPr>
        <w:spacing w:after="288" w:line="259" w:lineRule="auto"/>
        <w:ind w:left="720" w:firstLine="0"/>
      </w:pPr>
      <w:r w:rsidRPr="00130C1B">
        <w:rPr>
          <w:rFonts w:ascii="Calibri" w:eastAsia="Calibri" w:hAnsi="Calibri" w:cs="Calibri"/>
          <w:noProof/>
          <w:sz w:val="24"/>
        </w:rPr>
        <mc:AlternateContent>
          <mc:Choice Requires="wpg">
            <w:drawing>
              <wp:anchor distT="0" distB="0" distL="114300" distR="114300" simplePos="0" relativeHeight="251658240" behindDoc="0" locked="0" layoutInCell="1" allowOverlap="1" wp14:anchorId="6255D195" wp14:editId="3379A04A">
                <wp:simplePos x="0" y="0"/>
                <wp:positionH relativeFrom="page">
                  <wp:posOffset>0</wp:posOffset>
                </wp:positionH>
                <wp:positionV relativeFrom="page">
                  <wp:posOffset>0</wp:posOffset>
                </wp:positionV>
                <wp:extent cx="7772400" cy="3844925"/>
                <wp:effectExtent l="0" t="0" r="0" b="0"/>
                <wp:wrapTopAndBottom/>
                <wp:docPr id="31776" name="Group 31776"/>
                <wp:cNvGraphicFramePr/>
                <a:graphic xmlns:a="http://schemas.openxmlformats.org/drawingml/2006/main">
                  <a:graphicData uri="http://schemas.microsoft.com/office/word/2010/wordprocessingGroup">
                    <wpg:wgp>
                      <wpg:cNvGrpSpPr/>
                      <wpg:grpSpPr>
                        <a:xfrm>
                          <a:off x="0" y="0"/>
                          <a:ext cx="7772400" cy="3844925"/>
                          <a:chOff x="0" y="0"/>
                          <a:chExt cx="7772400" cy="3845052"/>
                        </a:xfrm>
                      </wpg:grpSpPr>
                      <wps:wsp>
                        <wps:cNvPr id="6" name="Rectangle 6"/>
                        <wps:cNvSpPr/>
                        <wps:spPr>
                          <a:xfrm>
                            <a:off x="914705" y="559646"/>
                            <a:ext cx="37210" cy="132952"/>
                          </a:xfrm>
                          <a:prstGeom prst="rect">
                            <a:avLst/>
                          </a:prstGeom>
                          <a:ln>
                            <a:noFill/>
                          </a:ln>
                        </wps:spPr>
                        <wps:txbx>
                          <w:txbxContent>
                            <w:p w14:paraId="70F879D7"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41609" name="Shape 41609"/>
                        <wps:cNvSpPr/>
                        <wps:spPr>
                          <a:xfrm>
                            <a:off x="0" y="0"/>
                            <a:ext cx="7772400" cy="3820033"/>
                          </a:xfrm>
                          <a:custGeom>
                            <a:avLst/>
                            <a:gdLst/>
                            <a:ahLst/>
                            <a:cxnLst/>
                            <a:rect l="0" t="0" r="0" b="0"/>
                            <a:pathLst>
                              <a:path w="7772400" h="3820033">
                                <a:moveTo>
                                  <a:pt x="0" y="0"/>
                                </a:moveTo>
                                <a:lnTo>
                                  <a:pt x="7772400" y="0"/>
                                </a:lnTo>
                                <a:lnTo>
                                  <a:pt x="7772400" y="3820033"/>
                                </a:lnTo>
                                <a:lnTo>
                                  <a:pt x="0" y="3820033"/>
                                </a:lnTo>
                                <a:lnTo>
                                  <a:pt x="0" y="0"/>
                                </a:lnTo>
                              </a:path>
                            </a:pathLst>
                          </a:custGeom>
                          <a:ln w="0" cap="flat">
                            <a:miter lim="127000"/>
                          </a:ln>
                        </wps:spPr>
                        <wps:style>
                          <a:lnRef idx="0">
                            <a:srgbClr val="000000">
                              <a:alpha val="0"/>
                            </a:srgbClr>
                          </a:lnRef>
                          <a:fillRef idx="1">
                            <a:srgbClr val="0072C6"/>
                          </a:fillRef>
                          <a:effectRef idx="0">
                            <a:scrgbClr r="0" g="0" b="0"/>
                          </a:effectRef>
                          <a:fontRef idx="none"/>
                        </wps:style>
                        <wps:bodyPr/>
                      </wps:wsp>
                      <wps:wsp>
                        <wps:cNvPr id="41610" name="Shape 41610"/>
                        <wps:cNvSpPr/>
                        <wps:spPr>
                          <a:xfrm>
                            <a:off x="0" y="1990725"/>
                            <a:ext cx="4391025" cy="1826133"/>
                          </a:xfrm>
                          <a:custGeom>
                            <a:avLst/>
                            <a:gdLst/>
                            <a:ahLst/>
                            <a:cxnLst/>
                            <a:rect l="0" t="0" r="0" b="0"/>
                            <a:pathLst>
                              <a:path w="4391025" h="1826133">
                                <a:moveTo>
                                  <a:pt x="0" y="0"/>
                                </a:moveTo>
                                <a:lnTo>
                                  <a:pt x="4391025" y="0"/>
                                </a:lnTo>
                                <a:lnTo>
                                  <a:pt x="4391025" y="1826133"/>
                                </a:lnTo>
                                <a:lnTo>
                                  <a:pt x="0" y="1826133"/>
                                </a:lnTo>
                                <a:lnTo>
                                  <a:pt x="0" y="0"/>
                                </a:lnTo>
                              </a:path>
                            </a:pathLst>
                          </a:custGeom>
                          <a:ln w="0" cap="flat">
                            <a:miter lim="127000"/>
                          </a:ln>
                        </wps:spPr>
                        <wps:style>
                          <a:lnRef idx="0">
                            <a:srgbClr val="000000">
                              <a:alpha val="0"/>
                            </a:srgbClr>
                          </a:lnRef>
                          <a:fillRef idx="1">
                            <a:srgbClr val="00BCF2"/>
                          </a:fillRef>
                          <a:effectRef idx="0">
                            <a:scrgbClr r="0" g="0" b="0"/>
                          </a:effectRef>
                          <a:fontRef idx="none"/>
                        </wps:style>
                        <wps:bodyPr/>
                      </wps:wsp>
                      <pic:pic xmlns:pic="http://schemas.openxmlformats.org/drawingml/2006/picture">
                        <pic:nvPicPr>
                          <pic:cNvPr id="43" name="Picture 43"/>
                          <pic:cNvPicPr/>
                        </pic:nvPicPr>
                        <pic:blipFill>
                          <a:blip r:embed="rId7"/>
                          <a:stretch>
                            <a:fillRect/>
                          </a:stretch>
                        </pic:blipFill>
                        <pic:spPr>
                          <a:xfrm>
                            <a:off x="3048" y="2115312"/>
                            <a:ext cx="4328160" cy="1729740"/>
                          </a:xfrm>
                          <a:prstGeom prst="rect">
                            <a:avLst/>
                          </a:prstGeom>
                        </pic:spPr>
                      </pic:pic>
                      <wps:wsp>
                        <wps:cNvPr id="44" name="Rectangle 44"/>
                        <wps:cNvSpPr/>
                        <wps:spPr>
                          <a:xfrm>
                            <a:off x="964082" y="2290477"/>
                            <a:ext cx="3316453" cy="363139"/>
                          </a:xfrm>
                          <a:prstGeom prst="rect">
                            <a:avLst/>
                          </a:prstGeom>
                          <a:ln>
                            <a:noFill/>
                          </a:ln>
                        </wps:spPr>
                        <wps:txbx>
                          <w:txbxContent>
                            <w:p w14:paraId="1B2B2E11" w14:textId="668216F1" w:rsidR="00FD6B06" w:rsidRDefault="00FD6B06">
                              <w:pPr>
                                <w:spacing w:after="160" w:line="259" w:lineRule="auto"/>
                                <w:ind w:left="0" w:firstLine="0"/>
                              </w:pPr>
                              <w:r>
                                <w:rPr>
                                  <w:color w:val="FFFFFF"/>
                                  <w:sz w:val="44"/>
                                </w:rPr>
                                <w:t xml:space="preserve">How to </w:t>
                              </w:r>
                              <w:r w:rsidR="001D1C5C">
                                <w:rPr>
                                  <w:color w:val="FFFFFF"/>
                                  <w:sz w:val="44"/>
                                </w:rPr>
                                <w:t>o</w:t>
                              </w:r>
                              <w:r>
                                <w:rPr>
                                  <w:color w:val="FFFFFF"/>
                                  <w:sz w:val="44"/>
                                </w:rPr>
                                <w:t xml:space="preserve">rganize an </w:t>
                              </w:r>
                            </w:p>
                          </w:txbxContent>
                        </wps:txbx>
                        <wps:bodyPr horzOverflow="overflow" vert="horz" lIns="0" tIns="0" rIns="0" bIns="0" rtlCol="0">
                          <a:noAutofit/>
                        </wps:bodyPr>
                      </wps:wsp>
                      <wps:wsp>
                        <wps:cNvPr id="45" name="Rectangle 45"/>
                        <wps:cNvSpPr/>
                        <wps:spPr>
                          <a:xfrm>
                            <a:off x="2955671" y="2290477"/>
                            <a:ext cx="101634" cy="363139"/>
                          </a:xfrm>
                          <a:prstGeom prst="rect">
                            <a:avLst/>
                          </a:prstGeom>
                          <a:ln>
                            <a:noFill/>
                          </a:ln>
                        </wps:spPr>
                        <wps:txbx>
                          <w:txbxContent>
                            <w:p w14:paraId="3F564642" w14:textId="77777777" w:rsidR="00FD6B06" w:rsidRDefault="00FD6B06">
                              <w:pPr>
                                <w:spacing w:after="160" w:line="259" w:lineRule="auto"/>
                                <w:ind w:left="0" w:firstLine="0"/>
                              </w:pPr>
                              <w:r>
                                <w:rPr>
                                  <w:color w:val="FFFFFF"/>
                                  <w:sz w:val="44"/>
                                </w:rPr>
                                <w:t xml:space="preserve"> </w:t>
                              </w:r>
                            </w:p>
                          </w:txbxContent>
                        </wps:txbx>
                        <wps:bodyPr horzOverflow="overflow" vert="horz" lIns="0" tIns="0" rIns="0" bIns="0" rtlCol="0">
                          <a:noAutofit/>
                        </wps:bodyPr>
                      </wps:wsp>
                      <wps:wsp>
                        <wps:cNvPr id="46" name="Rectangle 46"/>
                        <wps:cNvSpPr/>
                        <wps:spPr>
                          <a:xfrm>
                            <a:off x="1173066" y="2738533"/>
                            <a:ext cx="2650269" cy="363139"/>
                          </a:xfrm>
                          <a:prstGeom prst="rect">
                            <a:avLst/>
                          </a:prstGeom>
                          <a:ln>
                            <a:noFill/>
                          </a:ln>
                        </wps:spPr>
                        <wps:txbx>
                          <w:txbxContent>
                            <w:p w14:paraId="765B3FF4" w14:textId="77777777" w:rsidR="00FD6B06" w:rsidRDefault="00FD6B06">
                              <w:pPr>
                                <w:spacing w:after="160" w:line="259" w:lineRule="auto"/>
                                <w:ind w:left="0" w:firstLine="0"/>
                              </w:pPr>
                              <w:r>
                                <w:rPr>
                                  <w:color w:val="FFFFFF"/>
                                  <w:sz w:val="44"/>
                                </w:rPr>
                                <w:t>Azure Data Lake</w:t>
                              </w:r>
                            </w:p>
                          </w:txbxContent>
                        </wps:txbx>
                        <wps:bodyPr horzOverflow="overflow" vert="horz" lIns="0" tIns="0" rIns="0" bIns="0" rtlCol="0">
                          <a:noAutofit/>
                        </wps:bodyPr>
                      </wps:wsp>
                      <wps:wsp>
                        <wps:cNvPr id="47" name="Rectangle 47"/>
                        <wps:cNvSpPr/>
                        <wps:spPr>
                          <a:xfrm>
                            <a:off x="2455418" y="2738533"/>
                            <a:ext cx="101634" cy="363139"/>
                          </a:xfrm>
                          <a:prstGeom prst="rect">
                            <a:avLst/>
                          </a:prstGeom>
                          <a:ln>
                            <a:noFill/>
                          </a:ln>
                        </wps:spPr>
                        <wps:txbx>
                          <w:txbxContent>
                            <w:p w14:paraId="201E209A" w14:textId="77777777" w:rsidR="00FD6B06" w:rsidRDefault="00FD6B06">
                              <w:pPr>
                                <w:spacing w:after="160" w:line="259" w:lineRule="auto"/>
                                <w:ind w:left="0" w:firstLine="0"/>
                              </w:pPr>
                              <w:r>
                                <w:rPr>
                                  <w:color w:val="FFFFFF"/>
                                  <w:sz w:val="44"/>
                                </w:rPr>
                                <w:t xml:space="preserve"> </w:t>
                              </w:r>
                            </w:p>
                          </w:txbxContent>
                        </wps:txbx>
                        <wps:bodyPr horzOverflow="overflow" vert="horz" lIns="0" tIns="0" rIns="0" bIns="0" rtlCol="0">
                          <a:noAutofit/>
                        </wps:bodyPr>
                      </wps:wsp>
                      <pic:pic xmlns:pic="http://schemas.openxmlformats.org/drawingml/2006/picture">
                        <pic:nvPicPr>
                          <pic:cNvPr id="49" name="Picture 49"/>
                          <pic:cNvPicPr/>
                        </pic:nvPicPr>
                        <pic:blipFill>
                          <a:blip r:embed="rId8"/>
                          <a:stretch>
                            <a:fillRect/>
                          </a:stretch>
                        </pic:blipFill>
                        <pic:spPr>
                          <a:xfrm>
                            <a:off x="241668" y="323850"/>
                            <a:ext cx="1789430" cy="638175"/>
                          </a:xfrm>
                          <a:prstGeom prst="rect">
                            <a:avLst/>
                          </a:prstGeom>
                        </pic:spPr>
                      </pic:pic>
                    </wpg:wgp>
                  </a:graphicData>
                </a:graphic>
              </wp:anchor>
            </w:drawing>
          </mc:Choice>
          <mc:Fallback>
            <w:pict>
              <v:group w14:anchorId="6255D195" id="Group 31776" o:spid="_x0000_s1026" style="position:absolute;left:0;text-align:left;margin-left:0;margin-top:0;width:612pt;height:302.75pt;z-index:251658240;mso-position-horizontal-relative:page;mso-position-vertical-relative:page" coordsize="77724,38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">
                <v:rect id="Rectangle 6" o:spid="_x0000_s1027" style="position:absolute;left:9147;top:5596;width:372;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70F879D7" w14:textId="77777777" w:rsidR="00FD6B06" w:rsidRDefault="00FD6B06">
                        <w:pPr>
                          <w:spacing w:after="160" w:line="259" w:lineRule="auto"/>
                          <w:ind w:left="0" w:firstLine="0"/>
                        </w:pPr>
                        <w:r>
                          <w:rPr>
                            <w:sz w:val="16"/>
                          </w:rPr>
                          <w:t xml:space="preserve"> </w:t>
                        </w:r>
                      </w:p>
                    </w:txbxContent>
                  </v:textbox>
                </v:rect>
                <v:shape id="Shape 41609" o:spid="_x0000_s1028" style="position:absolute;width:77724;height:38200;visibility:visible;mso-wrap-style:square;v-text-anchor:top" coordsize="7772400,3820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" path="m,l7772400,r,3820033l,3820033,,e" fillcolor="#0072c6" stroked="f" strokeweight="0">
                  <v:stroke miterlimit="83231f" joinstyle="miter"/>
                  <v:path arrowok="t" textboxrect="0,0,7772400,3820033"/>
                </v:shape>
                <v:shape id="Shape 41610" o:spid="_x0000_s1029" style="position:absolute;top:19907;width:43910;height:18261;visibility:visible;mso-wrap-style:square;v-text-anchor:top" coordsize="4391025,1826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" path="m,l4391025,r,1826133l,1826133,,e" fillcolor="#00bcf2" stroked="f" strokeweight="0">
                  <v:stroke miterlimit="83231f" joinstyle="miter"/>
                  <v:path arrowok="t" textboxrect="0,0,4391025,182613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30" type="#_x0000_t75" style="position:absolute;left:30;top:21153;width:43282;height:17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">
                  <v:imagedata r:id="rId9" o:title=""/>
                </v:shape>
                <v:rect id="Rectangle 44" o:spid="_x0000_s1031" style="position:absolute;left:9640;top:22904;width:33165;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1B2B2E11" w14:textId="668216F1" w:rsidR="00FD6B06" w:rsidRDefault="00FD6B06">
                        <w:pPr>
                          <w:spacing w:after="160" w:line="259" w:lineRule="auto"/>
                          <w:ind w:left="0" w:firstLine="0"/>
                        </w:pPr>
                        <w:r>
                          <w:rPr>
                            <w:color w:val="FFFFFF"/>
                            <w:sz w:val="44"/>
                          </w:rPr>
                          <w:t xml:space="preserve">How to </w:t>
                        </w:r>
                        <w:r w:rsidR="001D1C5C">
                          <w:rPr>
                            <w:color w:val="FFFFFF"/>
                            <w:sz w:val="44"/>
                          </w:rPr>
                          <w:t>o</w:t>
                        </w:r>
                        <w:r>
                          <w:rPr>
                            <w:color w:val="FFFFFF"/>
                            <w:sz w:val="44"/>
                          </w:rPr>
                          <w:t xml:space="preserve">rganize an </w:t>
                        </w:r>
                      </w:p>
                    </w:txbxContent>
                  </v:textbox>
                </v:rect>
                <v:rect id="Rectangle 45" o:spid="_x0000_s1032" style="position:absolute;left:29556;top:22904;width:101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3F564642" w14:textId="77777777" w:rsidR="00FD6B06" w:rsidRDefault="00FD6B06">
                        <w:pPr>
                          <w:spacing w:after="160" w:line="259" w:lineRule="auto"/>
                          <w:ind w:left="0" w:firstLine="0"/>
                        </w:pPr>
                        <w:r>
                          <w:rPr>
                            <w:color w:val="FFFFFF"/>
                            <w:sz w:val="44"/>
                          </w:rPr>
                          <w:t xml:space="preserve"> </w:t>
                        </w:r>
                      </w:p>
                    </w:txbxContent>
                  </v:textbox>
                </v:rect>
                <v:rect id="Rectangle 46" o:spid="_x0000_s1033" style="position:absolute;left:11730;top:27385;width:26503;height:3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765B3FF4" w14:textId="77777777" w:rsidR="00FD6B06" w:rsidRDefault="00FD6B06">
                        <w:pPr>
                          <w:spacing w:after="160" w:line="259" w:lineRule="auto"/>
                          <w:ind w:left="0" w:firstLine="0"/>
                        </w:pPr>
                        <w:r>
                          <w:rPr>
                            <w:color w:val="FFFFFF"/>
                            <w:sz w:val="44"/>
                          </w:rPr>
                          <w:t>Azure Data Lake</w:t>
                        </w:r>
                      </w:p>
                    </w:txbxContent>
                  </v:textbox>
                </v:rect>
                <v:rect id="Rectangle 47" o:spid="_x0000_s1034" style="position:absolute;left:24554;top:27385;width:1016;height:3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201E209A" w14:textId="77777777" w:rsidR="00FD6B06" w:rsidRDefault="00FD6B06">
                        <w:pPr>
                          <w:spacing w:after="160" w:line="259" w:lineRule="auto"/>
                          <w:ind w:left="0" w:firstLine="0"/>
                        </w:pPr>
                        <w:r>
                          <w:rPr>
                            <w:color w:val="FFFFFF"/>
                            <w:sz w:val="44"/>
                          </w:rPr>
                          <w:t xml:space="preserve"> </w:t>
                        </w:r>
                      </w:p>
                    </w:txbxContent>
                  </v:textbox>
                </v:rect>
                <v:shape id="Picture 49" o:spid="_x0000_s1035" type="#_x0000_t75" style="position:absolute;left:2416;top:3238;width:17894;height:6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">
                  <v:imagedata r:id="rId10" o:title=""/>
                </v:shape>
                <w10:wrap type="topAndBottom" anchorx="page" anchory="page"/>
              </v:group>
            </w:pict>
          </mc:Fallback>
        </mc:AlternateContent>
      </w:r>
      <w:r w:rsidR="00CA1699">
        <w:t xml:space="preserve"> </w:t>
      </w:r>
    </w:p>
    <w:p w14:paraId="0FA8DEF2" w14:textId="77777777" w:rsidR="00B62EA1" w:rsidRDefault="00B62EA1" w:rsidP="00FD6B06">
      <w:pPr>
        <w:spacing w:after="137" w:line="259" w:lineRule="auto"/>
        <w:ind w:left="715"/>
        <w:rPr>
          <w:i/>
        </w:rPr>
      </w:pPr>
    </w:p>
    <w:p w14:paraId="5B426009" w14:textId="77777777" w:rsidR="00B62EA1" w:rsidRDefault="00B62EA1" w:rsidP="00FD6B06">
      <w:pPr>
        <w:spacing w:after="137" w:line="259" w:lineRule="auto"/>
        <w:ind w:left="715"/>
        <w:rPr>
          <w:i/>
        </w:rPr>
      </w:pPr>
    </w:p>
    <w:p w14:paraId="53A640E2" w14:textId="77777777" w:rsidR="00B62EA1" w:rsidRDefault="00B62EA1" w:rsidP="00FD6B06">
      <w:pPr>
        <w:spacing w:after="137" w:line="259" w:lineRule="auto"/>
        <w:ind w:left="715"/>
        <w:rPr>
          <w:i/>
        </w:rPr>
      </w:pPr>
    </w:p>
    <w:p w14:paraId="193A9AC3" w14:textId="77777777" w:rsidR="00B62EA1" w:rsidRDefault="00B62EA1" w:rsidP="00FD6B06">
      <w:pPr>
        <w:spacing w:after="137" w:line="259" w:lineRule="auto"/>
        <w:ind w:left="715"/>
        <w:rPr>
          <w:i/>
        </w:rPr>
      </w:pPr>
    </w:p>
    <w:p w14:paraId="31AF2F49" w14:textId="784FF3F7" w:rsidR="00FD6B06" w:rsidRDefault="00CA1699" w:rsidP="00FD6B06">
      <w:pPr>
        <w:spacing w:after="137" w:line="259" w:lineRule="auto"/>
        <w:ind w:left="715"/>
      </w:pPr>
      <w:r>
        <w:rPr>
          <w:i/>
        </w:rPr>
        <w:t>Prepared for</w:t>
      </w:r>
      <w:r>
        <w:t xml:space="preserve"> </w:t>
      </w:r>
    </w:p>
    <w:p w14:paraId="5A6AF4DF" w14:textId="36A0C87C" w:rsidR="00681A6C" w:rsidRDefault="00C6347E" w:rsidP="00FD6B06">
      <w:pPr>
        <w:spacing w:after="137" w:line="259" w:lineRule="auto"/>
        <w:ind w:left="715"/>
      </w:pPr>
      <w:r>
        <w:t>X</w:t>
      </w:r>
    </w:p>
    <w:p w14:paraId="5440EBEC" w14:textId="2B8953B0" w:rsidR="00681A6C" w:rsidRDefault="00B70AE9">
      <w:pPr>
        <w:ind w:right="145"/>
      </w:pPr>
      <w:r>
        <w:t>11/</w:t>
      </w:r>
      <w:r w:rsidR="00EA3926">
        <w:t>1</w:t>
      </w:r>
      <w:r w:rsidR="00F20F13">
        <w:t>2</w:t>
      </w:r>
      <w:r w:rsidR="00130C1B">
        <w:t>/2018</w:t>
      </w:r>
    </w:p>
    <w:p w14:paraId="59A79F90" w14:textId="77F1F59C" w:rsidR="00681A6C" w:rsidRDefault="00CA1699">
      <w:pPr>
        <w:ind w:right="145"/>
      </w:pPr>
      <w:r>
        <w:t xml:space="preserve">Version </w:t>
      </w:r>
      <w:r w:rsidR="00130C1B">
        <w:t>0.</w:t>
      </w:r>
      <w:r w:rsidR="004B36EA">
        <w:t>2</w:t>
      </w:r>
      <w:r w:rsidR="002849F3">
        <w:t>.1</w:t>
      </w:r>
    </w:p>
    <w:p w14:paraId="0EA1478F" w14:textId="77777777" w:rsidR="00681A6C" w:rsidRDefault="00CA1699">
      <w:pPr>
        <w:spacing w:after="139" w:line="259" w:lineRule="auto"/>
        <w:ind w:left="720" w:firstLine="0"/>
      </w:pPr>
      <w:r>
        <w:t xml:space="preserve"> </w:t>
      </w:r>
    </w:p>
    <w:p w14:paraId="5C42F02C" w14:textId="77777777" w:rsidR="00681A6C" w:rsidRDefault="00CA1699">
      <w:pPr>
        <w:spacing w:after="137" w:line="259" w:lineRule="auto"/>
        <w:ind w:left="715"/>
      </w:pPr>
      <w:r>
        <w:rPr>
          <w:i/>
        </w:rPr>
        <w:t xml:space="preserve">Prepared by </w:t>
      </w:r>
    </w:p>
    <w:p w14:paraId="7F8AB375" w14:textId="7A72CAC6" w:rsidR="00130C1B" w:rsidRDefault="00130C1B" w:rsidP="004B36EA">
      <w:pPr>
        <w:spacing w:after="3" w:line="371" w:lineRule="auto"/>
        <w:ind w:right="6048"/>
        <w:rPr>
          <w:b/>
          <w:sz w:val="24"/>
        </w:rPr>
      </w:pPr>
      <w:r w:rsidRPr="00130C1B">
        <w:rPr>
          <w:rFonts w:ascii="Calibri" w:eastAsia="Calibri" w:hAnsi="Calibri" w:cs="Calibri"/>
          <w:noProof/>
          <w:sz w:val="24"/>
        </w:rPr>
        <w:t>Christian Hamson</w:t>
      </w:r>
      <w:r w:rsidR="00CA1699" w:rsidRPr="00130C1B">
        <w:rPr>
          <w:b/>
          <w:sz w:val="24"/>
        </w:rPr>
        <w:t xml:space="preserve"> </w:t>
      </w:r>
    </w:p>
    <w:p w14:paraId="0F049CCE" w14:textId="631FFC7A" w:rsidR="00681A6C" w:rsidRDefault="00CA1699" w:rsidP="004B36EA">
      <w:pPr>
        <w:spacing w:after="3" w:line="371" w:lineRule="auto"/>
        <w:ind w:right="6048"/>
      </w:pPr>
      <w:r>
        <w:t xml:space="preserve">Cloud Solution Architect </w:t>
      </w:r>
      <w:r w:rsidR="00130C1B">
        <w:t>Christian.hamson</w:t>
      </w:r>
      <w:r>
        <w:t xml:space="preserve">@microsoft.com </w:t>
      </w:r>
    </w:p>
    <w:p w14:paraId="3F0055FD" w14:textId="77777777" w:rsidR="00681A6C" w:rsidRDefault="00CA1699">
      <w:pPr>
        <w:spacing w:after="0" w:line="371" w:lineRule="auto"/>
        <w:ind w:left="720" w:right="9301" w:firstLine="0"/>
      </w:pPr>
      <w:r>
        <w:t xml:space="preserve"> </w:t>
      </w:r>
      <w:r>
        <w:rPr>
          <w:b/>
        </w:rPr>
        <w:t xml:space="preserve"> </w:t>
      </w:r>
    </w:p>
    <w:p w14:paraId="27A13F23" w14:textId="3CF198CC" w:rsidR="00681A6C" w:rsidRDefault="00CA1699" w:rsidP="00D2617D">
      <w:pPr>
        <w:spacing w:after="137" w:line="259" w:lineRule="auto"/>
        <w:ind w:left="720" w:firstLine="0"/>
      </w:pPr>
      <w:r>
        <w:rPr>
          <w:b/>
        </w:rPr>
        <w:t xml:space="preserve">  </w:t>
      </w:r>
    </w:p>
    <w:p w14:paraId="6FFFF33C" w14:textId="77777777" w:rsidR="00681A6C" w:rsidRDefault="00CA1699">
      <w:pPr>
        <w:spacing w:after="0" w:line="259" w:lineRule="auto"/>
        <w:ind w:left="720" w:firstLine="0"/>
      </w:pPr>
      <w:r>
        <w:rPr>
          <w:color w:val="808080"/>
          <w:sz w:val="16"/>
        </w:rPr>
        <w:t xml:space="preserve"> </w:t>
      </w:r>
    </w:p>
    <w:p w14:paraId="4923369D" w14:textId="77777777" w:rsidR="00681A6C" w:rsidRDefault="00CA1699">
      <w:pPr>
        <w:spacing w:after="0" w:line="259" w:lineRule="auto"/>
        <w:ind w:left="828" w:firstLine="0"/>
      </w:pPr>
      <w:r>
        <w:rPr>
          <w:noProof/>
        </w:rPr>
        <w:drawing>
          <wp:inline distT="0" distB="0" distL="0" distR="0" wp14:anchorId="32662A76" wp14:editId="1477BDBF">
            <wp:extent cx="1295400" cy="276174"/>
            <wp:effectExtent l="0" t="0" r="0" b="0"/>
            <wp:docPr id="110" name="Picture 110"/>
            <wp:cNvGraphicFramePr/>
            <a:graphic xmlns:a="http://schemas.openxmlformats.org/drawingml/2006/main">
              <a:graphicData uri="http://schemas.openxmlformats.org/drawingml/2006/picture">
                <pic:pic xmlns:pic="http://schemas.openxmlformats.org/drawingml/2006/picture">
                  <pic:nvPicPr>
                    <pic:cNvPr id="110" name="Picture 110"/>
                    <pic:cNvPicPr/>
                  </pic:nvPicPr>
                  <pic:blipFill>
                    <a:blip r:embed="rId11"/>
                    <a:stretch>
                      <a:fillRect/>
                    </a:stretch>
                  </pic:blipFill>
                  <pic:spPr>
                    <a:xfrm>
                      <a:off x="0" y="0"/>
                      <a:ext cx="1295400" cy="276174"/>
                    </a:xfrm>
                    <a:prstGeom prst="rect">
                      <a:avLst/>
                    </a:prstGeom>
                  </pic:spPr>
                </pic:pic>
              </a:graphicData>
            </a:graphic>
          </wp:inline>
        </w:drawing>
      </w:r>
      <w:r>
        <w:rPr>
          <w:rFonts w:ascii="Calibri" w:eastAsia="Calibri" w:hAnsi="Calibri" w:cs="Calibri"/>
          <w:color w:val="97999C"/>
          <w:sz w:val="16"/>
        </w:rPr>
        <w:t xml:space="preserve"> </w:t>
      </w:r>
    </w:p>
    <w:p w14:paraId="66F2FB93" w14:textId="77777777" w:rsidR="00681A6C" w:rsidRDefault="00CA1699">
      <w:pPr>
        <w:spacing w:after="151" w:line="259" w:lineRule="auto"/>
        <w:ind w:left="0" w:right="72" w:firstLine="0"/>
        <w:jc w:val="right"/>
      </w:pPr>
      <w:r>
        <w:rPr>
          <w:rFonts w:ascii="Calibri" w:eastAsia="Calibri" w:hAnsi="Calibri" w:cs="Calibri"/>
          <w:sz w:val="16"/>
        </w:rPr>
        <w:t xml:space="preserve"> </w:t>
      </w:r>
    </w:p>
    <w:p w14:paraId="12AA2EBE" w14:textId="77777777" w:rsidR="00681A6C" w:rsidRDefault="00CA1699">
      <w:pPr>
        <w:spacing w:after="46" w:line="259" w:lineRule="auto"/>
        <w:ind w:left="720" w:firstLine="0"/>
      </w:pPr>
      <w:r>
        <w:rPr>
          <w:sz w:val="16"/>
        </w:rPr>
        <w:lastRenderedPageBreak/>
        <w:t xml:space="preserve"> </w:t>
      </w:r>
    </w:p>
    <w:p w14:paraId="25CFD790" w14:textId="77777777" w:rsidR="00681A6C" w:rsidRDefault="00CA1699">
      <w:pPr>
        <w:spacing w:after="219" w:line="259" w:lineRule="auto"/>
        <w:ind w:left="720" w:firstLine="0"/>
      </w:pPr>
      <w:r>
        <w:t xml:space="preserve"> </w:t>
      </w:r>
    </w:p>
    <w:p w14:paraId="318D6D0E" w14:textId="77777777" w:rsidR="00681A6C" w:rsidRDefault="00CA1699">
      <w:pPr>
        <w:spacing w:after="137" w:line="259" w:lineRule="auto"/>
        <w:ind w:left="720" w:firstLine="0"/>
      </w:pPr>
      <w:r>
        <w:t xml:space="preserve"> </w:t>
      </w:r>
    </w:p>
    <w:p w14:paraId="199D7F57" w14:textId="77777777" w:rsidR="00681A6C" w:rsidRDefault="00CA1699">
      <w:pPr>
        <w:spacing w:after="137" w:line="259" w:lineRule="auto"/>
        <w:ind w:left="720" w:firstLine="0"/>
      </w:pPr>
      <w:r>
        <w:t xml:space="preserve"> </w:t>
      </w:r>
    </w:p>
    <w:p w14:paraId="4A2AEA7F" w14:textId="77777777" w:rsidR="00681A6C" w:rsidRDefault="00CA1699">
      <w:pPr>
        <w:spacing w:after="137" w:line="259" w:lineRule="auto"/>
        <w:ind w:left="720" w:firstLine="0"/>
      </w:pPr>
      <w:r>
        <w:t xml:space="preserve"> </w:t>
      </w:r>
    </w:p>
    <w:p w14:paraId="6B72E552" w14:textId="77777777" w:rsidR="00681A6C" w:rsidRDefault="00CA1699">
      <w:pPr>
        <w:spacing w:after="139" w:line="259" w:lineRule="auto"/>
        <w:ind w:left="720" w:firstLine="0"/>
      </w:pPr>
      <w:r>
        <w:t xml:space="preserve"> </w:t>
      </w:r>
    </w:p>
    <w:p w14:paraId="31D47D2A" w14:textId="77777777" w:rsidR="00681A6C" w:rsidRDefault="00CA1699">
      <w:pPr>
        <w:spacing w:after="137" w:line="259" w:lineRule="auto"/>
        <w:ind w:left="720" w:firstLine="0"/>
      </w:pPr>
      <w:r>
        <w:t xml:space="preserve"> </w:t>
      </w:r>
    </w:p>
    <w:p w14:paraId="3FD29032" w14:textId="77777777" w:rsidR="00681A6C" w:rsidRDefault="00CA1699">
      <w:pPr>
        <w:spacing w:after="138" w:line="259" w:lineRule="auto"/>
        <w:ind w:left="720" w:firstLine="0"/>
      </w:pPr>
      <w:r>
        <w:t xml:space="preserve"> </w:t>
      </w:r>
    </w:p>
    <w:p w14:paraId="0BF2A323" w14:textId="77777777" w:rsidR="00681A6C" w:rsidRDefault="00CA1699">
      <w:pPr>
        <w:spacing w:after="137" w:line="259" w:lineRule="auto"/>
        <w:ind w:left="720" w:firstLine="0"/>
      </w:pPr>
      <w:r>
        <w:t xml:space="preserve"> </w:t>
      </w:r>
    </w:p>
    <w:p w14:paraId="76692870" w14:textId="77777777" w:rsidR="00681A6C" w:rsidRDefault="00CA1699">
      <w:pPr>
        <w:spacing w:after="137" w:line="259" w:lineRule="auto"/>
        <w:ind w:left="720" w:firstLine="0"/>
      </w:pPr>
      <w:r>
        <w:t xml:space="preserve"> </w:t>
      </w:r>
    </w:p>
    <w:p w14:paraId="3B414FC4" w14:textId="77777777" w:rsidR="00681A6C" w:rsidRDefault="00CA1699">
      <w:pPr>
        <w:spacing w:after="139" w:line="259" w:lineRule="auto"/>
        <w:ind w:left="720" w:firstLine="0"/>
      </w:pPr>
      <w:r>
        <w:t xml:space="preserve"> </w:t>
      </w:r>
    </w:p>
    <w:p w14:paraId="539DEE70" w14:textId="77777777" w:rsidR="00681A6C" w:rsidRDefault="00CA1699">
      <w:pPr>
        <w:spacing w:after="137" w:line="259" w:lineRule="auto"/>
        <w:ind w:left="720" w:firstLine="0"/>
      </w:pPr>
      <w:r>
        <w:t xml:space="preserve"> </w:t>
      </w:r>
    </w:p>
    <w:p w14:paraId="6CD12F87" w14:textId="77777777" w:rsidR="00681A6C" w:rsidRDefault="00CA1699">
      <w:pPr>
        <w:spacing w:after="137" w:line="259" w:lineRule="auto"/>
        <w:ind w:left="720" w:firstLine="0"/>
      </w:pPr>
      <w:r>
        <w:t xml:space="preserve"> </w:t>
      </w:r>
    </w:p>
    <w:p w14:paraId="30193D03" w14:textId="77777777" w:rsidR="00681A6C" w:rsidRDefault="00CA1699">
      <w:pPr>
        <w:spacing w:after="157" w:line="259" w:lineRule="auto"/>
        <w:ind w:left="720" w:firstLine="0"/>
      </w:pPr>
      <w:r>
        <w:t xml:space="preserve"> </w:t>
      </w:r>
    </w:p>
    <w:p w14:paraId="53467661" w14:textId="77777777" w:rsidR="00681A6C" w:rsidRDefault="00CA1699">
      <w:pPr>
        <w:spacing w:after="137" w:line="259" w:lineRule="auto"/>
        <w:ind w:left="720" w:firstLine="0"/>
      </w:pPr>
      <w:r>
        <w:t xml:space="preserve"> </w:t>
      </w:r>
      <w:r>
        <w:tab/>
        <w:t xml:space="preserve"> </w:t>
      </w:r>
    </w:p>
    <w:p w14:paraId="51383C5B" w14:textId="77777777" w:rsidR="00681A6C" w:rsidRDefault="00CA1699">
      <w:pPr>
        <w:spacing w:after="843" w:line="259" w:lineRule="auto"/>
        <w:ind w:left="720" w:firstLine="0"/>
      </w:pPr>
      <w:r>
        <w:t xml:space="preserve"> </w:t>
      </w:r>
      <w:bookmarkStart w:id="0" w:name="_GoBack"/>
      <w:bookmarkEnd w:id="0"/>
    </w:p>
    <w:p w14:paraId="75705615" w14:textId="77777777" w:rsidR="00681A6C" w:rsidRDefault="00CA1699">
      <w:pPr>
        <w:spacing w:after="109" w:line="249" w:lineRule="auto"/>
        <w:ind w:left="715"/>
      </w:pPr>
      <w:r>
        <w:rPr>
          <w:color w:val="808080"/>
          <w:sz w:val="18"/>
        </w:rPr>
        <w:t xml:space="preserve">MICROSOFT MAKES NO WARRANTIES, EXPRESS OR IMPLIED, IN THIS DOCUMENT.  </w:t>
      </w:r>
    </w:p>
    <w:p w14:paraId="71A35A76" w14:textId="77777777" w:rsidR="00681A6C" w:rsidRDefault="00CA1699">
      <w:pPr>
        <w:spacing w:after="109" w:line="249" w:lineRule="auto"/>
        <w:ind w:left="715"/>
      </w:pPr>
      <w:r>
        <w:rPr>
          <w:color w:val="808080"/>
          <w:sz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22D2645E" w14:textId="77777777" w:rsidR="00681A6C" w:rsidRDefault="00CA1699">
      <w:pPr>
        <w:spacing w:after="109" w:line="249" w:lineRule="auto"/>
        <w:ind w:left="715"/>
      </w:pPr>
      <w:r>
        <w:rPr>
          <w:color w:val="808080"/>
          <w:sz w:val="18"/>
        </w:rPr>
        <w:t xml:space="preserve">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  </w:t>
      </w:r>
    </w:p>
    <w:p w14:paraId="7C613B98" w14:textId="77777777" w:rsidR="00681A6C" w:rsidRDefault="00CA1699">
      <w:pPr>
        <w:spacing w:after="109" w:line="249" w:lineRule="auto"/>
        <w:ind w:left="715" w:right="229"/>
      </w:pPr>
      <w:r>
        <w:rPr>
          <w:color w:val="808080"/>
          <w:sz w:val="18"/>
        </w:rPr>
        <w:t xml:space="preserve">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 </w:t>
      </w:r>
    </w:p>
    <w:p w14:paraId="39382111" w14:textId="01B938A6" w:rsidR="00681A6C" w:rsidRDefault="00CA1699">
      <w:pPr>
        <w:spacing w:after="109" w:line="249" w:lineRule="auto"/>
        <w:ind w:left="715"/>
      </w:pPr>
      <w:r>
        <w:rPr>
          <w:color w:val="808080"/>
          <w:sz w:val="18"/>
        </w:rPr>
        <w:t>© 201</w:t>
      </w:r>
      <w:r w:rsidR="00D2617D">
        <w:rPr>
          <w:color w:val="808080"/>
          <w:sz w:val="18"/>
        </w:rPr>
        <w:t>8</w:t>
      </w:r>
      <w:r>
        <w:rPr>
          <w:color w:val="808080"/>
          <w:sz w:val="18"/>
        </w:rPr>
        <w:t xml:space="preserve"> Microsoft Corporation. All rights reserved. Any use or distribution of these materials without express authorization of Microsoft Corp. is strictly prohibited. </w:t>
      </w:r>
    </w:p>
    <w:p w14:paraId="395963EA" w14:textId="77777777" w:rsidR="00681A6C" w:rsidRDefault="00CA1699">
      <w:pPr>
        <w:spacing w:after="0" w:line="249" w:lineRule="auto"/>
        <w:ind w:left="715"/>
      </w:pPr>
      <w:r>
        <w:rPr>
          <w:color w:val="808080"/>
          <w:sz w:val="18"/>
        </w:rPr>
        <w:t xml:space="preserve">Microsoft and Windows are either registered trademarks or trademarks of Microsoft Corporation in the United States and/or other countries. </w:t>
      </w:r>
    </w:p>
    <w:p w14:paraId="355AE093" w14:textId="77777777" w:rsidR="00681A6C" w:rsidRDefault="00CA1699">
      <w:pPr>
        <w:spacing w:after="75" w:line="259" w:lineRule="auto"/>
        <w:ind w:left="692" w:right="-28" w:firstLine="0"/>
      </w:pPr>
      <w:r>
        <w:rPr>
          <w:rFonts w:ascii="Calibri" w:eastAsia="Calibri" w:hAnsi="Calibri" w:cs="Calibri"/>
          <w:noProof/>
        </w:rPr>
        <mc:AlternateContent>
          <mc:Choice Requires="wpg">
            <w:drawing>
              <wp:inline distT="0" distB="0" distL="0" distR="0" wp14:anchorId="50B709CC" wp14:editId="18FFC6E8">
                <wp:extent cx="5981065" cy="6096"/>
                <wp:effectExtent l="0" t="0" r="0" b="0"/>
                <wp:docPr id="31833" name="Group 3183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1613" name="Shape 4161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mv="urn:schemas-microsoft-com:mac:vml" xmlns:mo="http://schemas.microsoft.com/office/mac/office/2008/main">
            <w:pict>
              <v:group w14:anchorId="55B3932B" id="Group 31833" o:spid="_x0000_s1026" style="width:470.95pt;height:.5pt;mso-position-horizontal-relative:char;mso-position-vertical-relative:lin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">
                <v:shape id="Shape 41613"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" path="m,l5981065,r,9144l,9144,,e" fillcolor="black" stroked="f" strokeweight="0">
                  <v:stroke miterlimit="83231f" joinstyle="miter"/>
                  <v:path arrowok="t" textboxrect="0,0,5981065,9144"/>
                </v:shape>
                <w10:anchorlock/>
              </v:group>
            </w:pict>
          </mc:Fallback>
        </mc:AlternateContent>
      </w:r>
    </w:p>
    <w:p w14:paraId="7A6635B3" w14:textId="77777777" w:rsidR="00681A6C" w:rsidRDefault="00CA1699">
      <w:pPr>
        <w:spacing w:after="0" w:line="259" w:lineRule="auto"/>
        <w:ind w:left="0" w:firstLine="0"/>
        <w:jc w:val="right"/>
      </w:pPr>
      <w:r>
        <w:rPr>
          <w:color w:val="808080"/>
          <w:sz w:val="16"/>
        </w:rPr>
        <w:t xml:space="preserve">ii </w:t>
      </w:r>
    </w:p>
    <w:p w14:paraId="3E270D1D" w14:textId="77777777" w:rsidR="00681A6C" w:rsidRDefault="00CA1699">
      <w:pPr>
        <w:spacing w:after="120" w:line="238" w:lineRule="auto"/>
        <w:ind w:left="720" w:right="6747" w:firstLine="0"/>
      </w:pPr>
      <w:r>
        <w:rPr>
          <w:color w:val="808080"/>
          <w:sz w:val="16"/>
        </w:rPr>
        <w:t xml:space="preserve">How to organize an Azure Data Lake  </w:t>
      </w:r>
    </w:p>
    <w:p w14:paraId="4F56B296" w14:textId="22AE0734" w:rsidR="00681A6C" w:rsidRDefault="00FD6B06" w:rsidP="00EA3926">
      <w:pPr>
        <w:spacing w:after="0" w:line="259" w:lineRule="auto"/>
        <w:ind w:left="720" w:firstLine="0"/>
      </w:pPr>
      <w:r>
        <w:rPr>
          <w:color w:val="008AC8"/>
          <w:sz w:val="36"/>
        </w:rPr>
        <w:br w:type="page"/>
      </w:r>
      <w:r w:rsidR="00CA1699">
        <w:rPr>
          <w:color w:val="008AC8"/>
          <w:sz w:val="36"/>
        </w:rPr>
        <w:lastRenderedPageBreak/>
        <w:t xml:space="preserve">Revision and Signoff Sheet </w:t>
      </w:r>
    </w:p>
    <w:p w14:paraId="4C0DF5A4" w14:textId="77777777" w:rsidR="00681A6C" w:rsidRDefault="00CA1699" w:rsidP="00FD6B06">
      <w:pPr>
        <w:spacing w:after="0" w:line="259" w:lineRule="auto"/>
        <w:ind w:left="372" w:firstLine="348"/>
      </w:pPr>
      <w:r>
        <w:rPr>
          <w:color w:val="008AC8"/>
          <w:sz w:val="28"/>
        </w:rPr>
        <w:t xml:space="preserve">Change Record </w:t>
      </w:r>
    </w:p>
    <w:tbl>
      <w:tblPr>
        <w:tblStyle w:val="TableGrid"/>
        <w:tblW w:w="9453" w:type="dxa"/>
        <w:tblInd w:w="720" w:type="dxa"/>
        <w:tblCellMar>
          <w:right w:w="115" w:type="dxa"/>
        </w:tblCellMar>
        <w:tblLook w:val="04A0" w:firstRow="1" w:lastRow="0" w:firstColumn="1" w:lastColumn="0" w:noHBand="0" w:noVBand="1"/>
      </w:tblPr>
      <w:tblGrid>
        <w:gridCol w:w="1277"/>
        <w:gridCol w:w="2432"/>
        <w:gridCol w:w="1169"/>
        <w:gridCol w:w="4575"/>
      </w:tblGrid>
      <w:tr w:rsidR="00681A6C" w14:paraId="3186848D" w14:textId="77777777">
        <w:trPr>
          <w:trHeight w:val="499"/>
        </w:trPr>
        <w:tc>
          <w:tcPr>
            <w:tcW w:w="1277" w:type="dxa"/>
            <w:tcBorders>
              <w:top w:val="nil"/>
              <w:left w:val="nil"/>
              <w:bottom w:val="nil"/>
              <w:right w:val="nil"/>
            </w:tcBorders>
            <w:shd w:val="clear" w:color="auto" w:fill="008AC8"/>
            <w:vAlign w:val="center"/>
          </w:tcPr>
          <w:p w14:paraId="4E95638D" w14:textId="77777777" w:rsidR="00681A6C" w:rsidRDefault="00CA1699">
            <w:pPr>
              <w:spacing w:after="0" w:line="259" w:lineRule="auto"/>
              <w:ind w:left="108" w:firstLine="0"/>
            </w:pPr>
            <w:r>
              <w:rPr>
                <w:color w:val="FFFFFF"/>
                <w:sz w:val="18"/>
              </w:rPr>
              <w:t xml:space="preserve">Date </w:t>
            </w:r>
          </w:p>
        </w:tc>
        <w:tc>
          <w:tcPr>
            <w:tcW w:w="2432" w:type="dxa"/>
            <w:tcBorders>
              <w:top w:val="nil"/>
              <w:left w:val="nil"/>
              <w:bottom w:val="nil"/>
              <w:right w:val="nil"/>
            </w:tcBorders>
            <w:shd w:val="clear" w:color="auto" w:fill="008AC8"/>
            <w:vAlign w:val="center"/>
          </w:tcPr>
          <w:p w14:paraId="5419034B" w14:textId="77777777" w:rsidR="00681A6C" w:rsidRDefault="00CA1699">
            <w:pPr>
              <w:spacing w:after="0" w:line="259" w:lineRule="auto"/>
              <w:ind w:left="0" w:firstLine="0"/>
            </w:pPr>
            <w:r>
              <w:rPr>
                <w:color w:val="FFFFFF"/>
                <w:sz w:val="18"/>
              </w:rPr>
              <w:t xml:space="preserve">Author </w:t>
            </w:r>
          </w:p>
        </w:tc>
        <w:tc>
          <w:tcPr>
            <w:tcW w:w="1169" w:type="dxa"/>
            <w:tcBorders>
              <w:top w:val="nil"/>
              <w:left w:val="nil"/>
              <w:bottom w:val="nil"/>
              <w:right w:val="nil"/>
            </w:tcBorders>
            <w:shd w:val="clear" w:color="auto" w:fill="008AC8"/>
            <w:vAlign w:val="center"/>
          </w:tcPr>
          <w:p w14:paraId="5EA043BD" w14:textId="77777777" w:rsidR="00681A6C" w:rsidRDefault="00CA1699">
            <w:pPr>
              <w:spacing w:after="0" w:line="259" w:lineRule="auto"/>
              <w:ind w:left="0" w:firstLine="0"/>
            </w:pPr>
            <w:r>
              <w:rPr>
                <w:color w:val="FFFFFF"/>
                <w:sz w:val="18"/>
              </w:rPr>
              <w:t xml:space="preserve">Version </w:t>
            </w:r>
          </w:p>
        </w:tc>
        <w:tc>
          <w:tcPr>
            <w:tcW w:w="4575" w:type="dxa"/>
            <w:tcBorders>
              <w:top w:val="nil"/>
              <w:left w:val="nil"/>
              <w:bottom w:val="nil"/>
              <w:right w:val="nil"/>
            </w:tcBorders>
            <w:shd w:val="clear" w:color="auto" w:fill="008AC8"/>
            <w:vAlign w:val="center"/>
          </w:tcPr>
          <w:p w14:paraId="45538E4A" w14:textId="77777777" w:rsidR="00681A6C" w:rsidRDefault="00CA1699">
            <w:pPr>
              <w:spacing w:after="0" w:line="259" w:lineRule="auto"/>
              <w:ind w:left="0" w:firstLine="0"/>
            </w:pPr>
            <w:r>
              <w:rPr>
                <w:color w:val="FFFFFF"/>
                <w:sz w:val="18"/>
              </w:rPr>
              <w:t xml:space="preserve">Change Reference </w:t>
            </w:r>
          </w:p>
        </w:tc>
      </w:tr>
      <w:tr w:rsidR="00681A6C" w14:paraId="58FEF5FC" w14:textId="77777777">
        <w:trPr>
          <w:trHeight w:val="485"/>
        </w:trPr>
        <w:tc>
          <w:tcPr>
            <w:tcW w:w="1277" w:type="dxa"/>
            <w:tcBorders>
              <w:top w:val="nil"/>
              <w:left w:val="nil"/>
              <w:bottom w:val="single" w:sz="4" w:space="0" w:color="008AC8"/>
              <w:right w:val="nil"/>
            </w:tcBorders>
            <w:vAlign w:val="center"/>
          </w:tcPr>
          <w:p w14:paraId="1097DCA2" w14:textId="77777777" w:rsidR="00681A6C" w:rsidRDefault="00CA1699">
            <w:pPr>
              <w:spacing w:after="0" w:line="259" w:lineRule="auto"/>
              <w:ind w:left="108" w:firstLine="0"/>
            </w:pPr>
            <w:r>
              <w:rPr>
                <w:sz w:val="16"/>
              </w:rPr>
              <w:t xml:space="preserve">2018-01-03 </w:t>
            </w:r>
          </w:p>
        </w:tc>
        <w:tc>
          <w:tcPr>
            <w:tcW w:w="2432" w:type="dxa"/>
            <w:tcBorders>
              <w:top w:val="nil"/>
              <w:left w:val="nil"/>
              <w:bottom w:val="single" w:sz="4" w:space="0" w:color="008AC8"/>
              <w:right w:val="nil"/>
            </w:tcBorders>
            <w:vAlign w:val="center"/>
          </w:tcPr>
          <w:p w14:paraId="2CF7EA4D" w14:textId="77777777" w:rsidR="00681A6C" w:rsidRDefault="00CA1699">
            <w:pPr>
              <w:spacing w:after="0" w:line="259" w:lineRule="auto"/>
              <w:ind w:left="0" w:firstLine="0"/>
            </w:pPr>
            <w:r>
              <w:rPr>
                <w:sz w:val="16"/>
              </w:rPr>
              <w:t xml:space="preserve">Jan </w:t>
            </w:r>
            <w:proofErr w:type="spellStart"/>
            <w:r>
              <w:rPr>
                <w:sz w:val="16"/>
              </w:rPr>
              <w:t>Cordtz</w:t>
            </w:r>
            <w:proofErr w:type="spellEnd"/>
            <w:r>
              <w:rPr>
                <w:sz w:val="16"/>
              </w:rPr>
              <w:t xml:space="preserve"> </w:t>
            </w:r>
          </w:p>
        </w:tc>
        <w:tc>
          <w:tcPr>
            <w:tcW w:w="1169" w:type="dxa"/>
            <w:tcBorders>
              <w:top w:val="nil"/>
              <w:left w:val="nil"/>
              <w:bottom w:val="single" w:sz="4" w:space="0" w:color="008AC8"/>
              <w:right w:val="nil"/>
            </w:tcBorders>
            <w:vAlign w:val="center"/>
          </w:tcPr>
          <w:p w14:paraId="3DE44F55" w14:textId="3EC5338A" w:rsidR="00681A6C" w:rsidRDefault="00FA5D97">
            <w:pPr>
              <w:spacing w:after="0" w:line="259" w:lineRule="auto"/>
              <w:ind w:left="0" w:firstLine="0"/>
            </w:pPr>
            <w:r>
              <w:rPr>
                <w:sz w:val="18"/>
              </w:rPr>
              <w:t>0.</w:t>
            </w:r>
            <w:r w:rsidR="00CA1699">
              <w:rPr>
                <w:sz w:val="18"/>
              </w:rPr>
              <w:t>1</w:t>
            </w:r>
            <w:r w:rsidR="00CA1699">
              <w:rPr>
                <w:sz w:val="16"/>
              </w:rPr>
              <w:t xml:space="preserve"> </w:t>
            </w:r>
          </w:p>
        </w:tc>
        <w:tc>
          <w:tcPr>
            <w:tcW w:w="4575" w:type="dxa"/>
            <w:tcBorders>
              <w:top w:val="nil"/>
              <w:left w:val="nil"/>
              <w:bottom w:val="single" w:sz="4" w:space="0" w:color="008AC8"/>
              <w:right w:val="nil"/>
            </w:tcBorders>
            <w:vAlign w:val="center"/>
          </w:tcPr>
          <w:p w14:paraId="7AC45507" w14:textId="5E289586" w:rsidR="00681A6C" w:rsidRDefault="00FA5D97">
            <w:pPr>
              <w:spacing w:after="0" w:line="259" w:lineRule="auto"/>
              <w:ind w:left="0" w:firstLine="0"/>
            </w:pPr>
            <w:r>
              <w:rPr>
                <w:sz w:val="18"/>
              </w:rPr>
              <w:t>Draft version</w:t>
            </w:r>
            <w:r w:rsidR="00CA1699">
              <w:rPr>
                <w:sz w:val="16"/>
              </w:rPr>
              <w:t xml:space="preserve"> </w:t>
            </w:r>
          </w:p>
        </w:tc>
      </w:tr>
    </w:tbl>
    <w:p w14:paraId="482FBBE8" w14:textId="4E13857A" w:rsidR="00681A6C" w:rsidRDefault="00A37641">
      <w:pPr>
        <w:spacing w:after="0" w:line="259" w:lineRule="auto"/>
        <w:ind w:left="828" w:firstLine="0"/>
      </w:pPr>
      <w:r>
        <w:rPr>
          <w:sz w:val="16"/>
        </w:rPr>
        <w:t>2018-11-1</w:t>
      </w:r>
      <w:r w:rsidR="00A92AF7">
        <w:rPr>
          <w:sz w:val="16"/>
        </w:rPr>
        <w:t>2</w:t>
      </w:r>
      <w:r>
        <w:rPr>
          <w:sz w:val="16"/>
        </w:rPr>
        <w:t xml:space="preserve"> </w:t>
      </w:r>
      <w:r w:rsidR="00D22A08">
        <w:rPr>
          <w:sz w:val="16"/>
        </w:rPr>
        <w:t xml:space="preserve">       </w:t>
      </w:r>
      <w:r>
        <w:rPr>
          <w:sz w:val="16"/>
        </w:rPr>
        <w:t>Christian Hamson</w:t>
      </w:r>
      <w:r>
        <w:rPr>
          <w:sz w:val="16"/>
        </w:rPr>
        <w:tab/>
      </w:r>
      <w:r>
        <w:rPr>
          <w:sz w:val="16"/>
        </w:rPr>
        <w:tab/>
      </w:r>
      <w:r w:rsidR="00D22A08">
        <w:rPr>
          <w:sz w:val="16"/>
        </w:rPr>
        <w:t xml:space="preserve">   </w:t>
      </w:r>
      <w:r>
        <w:rPr>
          <w:sz w:val="16"/>
        </w:rPr>
        <w:t>0.2.1</w:t>
      </w:r>
      <w:r>
        <w:rPr>
          <w:sz w:val="16"/>
        </w:rPr>
        <w:tab/>
      </w:r>
      <w:r>
        <w:rPr>
          <w:sz w:val="16"/>
        </w:rPr>
        <w:tab/>
      </w:r>
      <w:r w:rsidR="005156F8">
        <w:rPr>
          <w:sz w:val="16"/>
        </w:rPr>
        <w:t>Included information from Chad</w:t>
      </w:r>
      <w:r w:rsidR="00110C2C">
        <w:rPr>
          <w:sz w:val="16"/>
        </w:rPr>
        <w:t xml:space="preserve"> </w:t>
      </w:r>
      <w:proofErr w:type="spellStart"/>
      <w:r w:rsidR="00110C2C">
        <w:rPr>
          <w:sz w:val="16"/>
        </w:rPr>
        <w:t>Gronbach</w:t>
      </w:r>
      <w:proofErr w:type="spellEnd"/>
      <w:r w:rsidR="00110C2C">
        <w:rPr>
          <w:sz w:val="16"/>
        </w:rPr>
        <w:t xml:space="preserve">, Chief Technology </w:t>
      </w:r>
      <w:r w:rsidR="00110C2C">
        <w:rPr>
          <w:sz w:val="16"/>
        </w:rPr>
        <w:tab/>
      </w:r>
      <w:r w:rsidR="00110C2C">
        <w:rPr>
          <w:sz w:val="16"/>
        </w:rPr>
        <w:tab/>
      </w:r>
      <w:r w:rsidR="00110C2C">
        <w:rPr>
          <w:sz w:val="16"/>
        </w:rPr>
        <w:tab/>
      </w:r>
      <w:r w:rsidR="00110C2C">
        <w:rPr>
          <w:sz w:val="16"/>
        </w:rPr>
        <w:tab/>
      </w:r>
      <w:r w:rsidR="00110C2C">
        <w:rPr>
          <w:sz w:val="16"/>
        </w:rPr>
        <w:tab/>
      </w:r>
      <w:r w:rsidR="00110C2C">
        <w:rPr>
          <w:sz w:val="16"/>
        </w:rPr>
        <w:tab/>
      </w:r>
      <w:r w:rsidR="00110C2C">
        <w:rPr>
          <w:sz w:val="16"/>
        </w:rPr>
        <w:tab/>
        <w:t>Architect</w:t>
      </w:r>
      <w:r w:rsidR="00884296">
        <w:rPr>
          <w:sz w:val="16"/>
        </w:rPr>
        <w:t xml:space="preserve">, </w:t>
      </w:r>
      <w:r w:rsidR="00555C63">
        <w:rPr>
          <w:sz w:val="16"/>
        </w:rPr>
        <w:t>Added ADLS gen 2 information, Added scrubbed</w:t>
      </w:r>
      <w:r w:rsidR="00884296">
        <w:rPr>
          <w:sz w:val="16"/>
        </w:rPr>
        <w:t xml:space="preserve">                               </w:t>
      </w:r>
      <w:r w:rsidR="005C022F">
        <w:rPr>
          <w:sz w:val="16"/>
        </w:rPr>
        <w:t xml:space="preserve">     </w:t>
      </w:r>
      <w:r w:rsidR="005C022F">
        <w:rPr>
          <w:sz w:val="16"/>
        </w:rPr>
        <w:tab/>
      </w:r>
      <w:r w:rsidR="005C022F">
        <w:rPr>
          <w:sz w:val="16"/>
        </w:rPr>
        <w:tab/>
      </w:r>
      <w:r w:rsidR="005C022F">
        <w:rPr>
          <w:sz w:val="16"/>
        </w:rPr>
        <w:tab/>
      </w:r>
      <w:r w:rsidR="005C022F">
        <w:rPr>
          <w:sz w:val="16"/>
        </w:rPr>
        <w:tab/>
      </w:r>
      <w:r w:rsidR="005C022F">
        <w:rPr>
          <w:sz w:val="16"/>
        </w:rPr>
        <w:tab/>
      </w:r>
      <w:r w:rsidR="005C022F">
        <w:rPr>
          <w:sz w:val="16"/>
        </w:rPr>
        <w:tab/>
      </w:r>
      <w:r w:rsidR="005C022F">
        <w:rPr>
          <w:sz w:val="16"/>
        </w:rPr>
        <w:tab/>
      </w:r>
      <w:r w:rsidR="00D57D60">
        <w:rPr>
          <w:sz w:val="16"/>
        </w:rPr>
        <w:t>information from previous Data Lake deployment.</w:t>
      </w:r>
      <w:r w:rsidR="00CA1699">
        <w:rPr>
          <w:sz w:val="16"/>
        </w:rPr>
        <w:t xml:space="preserve"> </w:t>
      </w:r>
    </w:p>
    <w:p w14:paraId="6A489AAE" w14:textId="77777777" w:rsidR="00681A6C" w:rsidRDefault="00CA1699">
      <w:pPr>
        <w:spacing w:after="197" w:line="259" w:lineRule="auto"/>
        <w:ind w:left="706" w:right="-91" w:firstLine="0"/>
      </w:pPr>
      <w:r>
        <w:rPr>
          <w:rFonts w:ascii="Calibri" w:eastAsia="Calibri" w:hAnsi="Calibri" w:cs="Calibri"/>
          <w:noProof/>
        </w:rPr>
        <mc:AlternateContent>
          <mc:Choice Requires="wpg">
            <w:drawing>
              <wp:inline distT="0" distB="0" distL="0" distR="0" wp14:anchorId="277E660F" wp14:editId="371E14A2">
                <wp:extent cx="6011622" cy="593217"/>
                <wp:effectExtent l="0" t="0" r="0" b="0"/>
                <wp:docPr id="32497" name="Group 32497"/>
                <wp:cNvGraphicFramePr/>
                <a:graphic xmlns:a="http://schemas.openxmlformats.org/drawingml/2006/main">
                  <a:graphicData uri="http://schemas.microsoft.com/office/word/2010/wordprocessingGroup">
                    <wpg:wgp>
                      <wpg:cNvGrpSpPr/>
                      <wpg:grpSpPr>
                        <a:xfrm>
                          <a:off x="0" y="0"/>
                          <a:ext cx="6011622" cy="593217"/>
                          <a:chOff x="0" y="0"/>
                          <a:chExt cx="6011622" cy="593217"/>
                        </a:xfrm>
                      </wpg:grpSpPr>
                      <wps:wsp>
                        <wps:cNvPr id="198" name="Rectangle 198"/>
                        <wps:cNvSpPr/>
                        <wps:spPr>
                          <a:xfrm>
                            <a:off x="77724" y="117686"/>
                            <a:ext cx="37210" cy="132952"/>
                          </a:xfrm>
                          <a:prstGeom prst="rect">
                            <a:avLst/>
                          </a:prstGeom>
                          <a:ln>
                            <a:noFill/>
                          </a:ln>
                        </wps:spPr>
                        <wps:txbx>
                          <w:txbxContent>
                            <w:p w14:paraId="1F0F67D4"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199" name="Rectangle 199"/>
                        <wps:cNvSpPr/>
                        <wps:spPr>
                          <a:xfrm>
                            <a:off x="819861" y="117686"/>
                            <a:ext cx="37210" cy="132952"/>
                          </a:xfrm>
                          <a:prstGeom prst="rect">
                            <a:avLst/>
                          </a:prstGeom>
                          <a:ln>
                            <a:noFill/>
                          </a:ln>
                        </wps:spPr>
                        <wps:txbx>
                          <w:txbxContent>
                            <w:p w14:paraId="2F540948"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200" name="Rectangle 200"/>
                        <wps:cNvSpPr/>
                        <wps:spPr>
                          <a:xfrm>
                            <a:off x="2364054" y="117686"/>
                            <a:ext cx="37210" cy="132952"/>
                          </a:xfrm>
                          <a:prstGeom prst="rect">
                            <a:avLst/>
                          </a:prstGeom>
                          <a:ln>
                            <a:noFill/>
                          </a:ln>
                        </wps:spPr>
                        <wps:txbx>
                          <w:txbxContent>
                            <w:p w14:paraId="5FBAEEE2"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201" name="Rectangle 201"/>
                        <wps:cNvSpPr/>
                        <wps:spPr>
                          <a:xfrm>
                            <a:off x="3106243" y="117686"/>
                            <a:ext cx="37210" cy="132952"/>
                          </a:xfrm>
                          <a:prstGeom prst="rect">
                            <a:avLst/>
                          </a:prstGeom>
                          <a:ln>
                            <a:noFill/>
                          </a:ln>
                        </wps:spPr>
                        <wps:txbx>
                          <w:txbxContent>
                            <w:p w14:paraId="2C7172D0"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41615" name="Shape 41615"/>
                        <wps:cNvSpPr/>
                        <wps:spPr>
                          <a:xfrm>
                            <a:off x="9144" y="0"/>
                            <a:ext cx="743712" cy="9144"/>
                          </a:xfrm>
                          <a:custGeom>
                            <a:avLst/>
                            <a:gdLst/>
                            <a:ahLst/>
                            <a:cxnLst/>
                            <a:rect l="0" t="0" r="0" b="0"/>
                            <a:pathLst>
                              <a:path w="743712" h="9144">
                                <a:moveTo>
                                  <a:pt x="0" y="0"/>
                                </a:moveTo>
                                <a:lnTo>
                                  <a:pt x="743712" y="0"/>
                                </a:lnTo>
                                <a:lnTo>
                                  <a:pt x="743712"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16" name="Shape 41616"/>
                        <wps:cNvSpPr/>
                        <wps:spPr>
                          <a:xfrm>
                            <a:off x="75280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17" name="Shape 41617"/>
                        <wps:cNvSpPr/>
                        <wps:spPr>
                          <a:xfrm>
                            <a:off x="758901" y="0"/>
                            <a:ext cx="1536446" cy="9144"/>
                          </a:xfrm>
                          <a:custGeom>
                            <a:avLst/>
                            <a:gdLst/>
                            <a:ahLst/>
                            <a:cxnLst/>
                            <a:rect l="0" t="0" r="0" b="0"/>
                            <a:pathLst>
                              <a:path w="1536446" h="9144">
                                <a:moveTo>
                                  <a:pt x="0" y="0"/>
                                </a:moveTo>
                                <a:lnTo>
                                  <a:pt x="1536446" y="0"/>
                                </a:lnTo>
                                <a:lnTo>
                                  <a:pt x="1536446"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18" name="Shape 41618"/>
                        <wps:cNvSpPr/>
                        <wps:spPr>
                          <a:xfrm>
                            <a:off x="22954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19" name="Shape 41619"/>
                        <wps:cNvSpPr/>
                        <wps:spPr>
                          <a:xfrm>
                            <a:off x="2301570" y="0"/>
                            <a:ext cx="737616" cy="9144"/>
                          </a:xfrm>
                          <a:custGeom>
                            <a:avLst/>
                            <a:gdLst/>
                            <a:ahLst/>
                            <a:cxnLst/>
                            <a:rect l="0" t="0" r="0" b="0"/>
                            <a:pathLst>
                              <a:path w="737616" h="9144">
                                <a:moveTo>
                                  <a:pt x="0" y="0"/>
                                </a:moveTo>
                                <a:lnTo>
                                  <a:pt x="737616" y="0"/>
                                </a:lnTo>
                                <a:lnTo>
                                  <a:pt x="737616"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20" name="Shape 41620"/>
                        <wps:cNvSpPr/>
                        <wps:spPr>
                          <a:xfrm>
                            <a:off x="303918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21" name="Shape 41621"/>
                        <wps:cNvSpPr/>
                        <wps:spPr>
                          <a:xfrm>
                            <a:off x="3045282" y="0"/>
                            <a:ext cx="2966340" cy="9144"/>
                          </a:xfrm>
                          <a:custGeom>
                            <a:avLst/>
                            <a:gdLst/>
                            <a:ahLst/>
                            <a:cxnLst/>
                            <a:rect l="0" t="0" r="0" b="0"/>
                            <a:pathLst>
                              <a:path w="2966340" h="9144">
                                <a:moveTo>
                                  <a:pt x="0" y="0"/>
                                </a:moveTo>
                                <a:lnTo>
                                  <a:pt x="2966340" y="0"/>
                                </a:lnTo>
                                <a:lnTo>
                                  <a:pt x="2966340"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209" name="Rectangle 209"/>
                        <wps:cNvSpPr/>
                        <wps:spPr>
                          <a:xfrm>
                            <a:off x="77724" y="412199"/>
                            <a:ext cx="37210" cy="132952"/>
                          </a:xfrm>
                          <a:prstGeom prst="rect">
                            <a:avLst/>
                          </a:prstGeom>
                          <a:ln>
                            <a:noFill/>
                          </a:ln>
                        </wps:spPr>
                        <wps:txbx>
                          <w:txbxContent>
                            <w:p w14:paraId="34E9CD0D"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210" name="Rectangle 210"/>
                        <wps:cNvSpPr/>
                        <wps:spPr>
                          <a:xfrm>
                            <a:off x="819861" y="412199"/>
                            <a:ext cx="37210" cy="132952"/>
                          </a:xfrm>
                          <a:prstGeom prst="rect">
                            <a:avLst/>
                          </a:prstGeom>
                          <a:ln>
                            <a:noFill/>
                          </a:ln>
                        </wps:spPr>
                        <wps:txbx>
                          <w:txbxContent>
                            <w:p w14:paraId="3B1A697B"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211" name="Rectangle 211"/>
                        <wps:cNvSpPr/>
                        <wps:spPr>
                          <a:xfrm>
                            <a:off x="2364054" y="412199"/>
                            <a:ext cx="37210" cy="132952"/>
                          </a:xfrm>
                          <a:prstGeom prst="rect">
                            <a:avLst/>
                          </a:prstGeom>
                          <a:ln>
                            <a:noFill/>
                          </a:ln>
                        </wps:spPr>
                        <wps:txbx>
                          <w:txbxContent>
                            <w:p w14:paraId="54B24A6B"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212" name="Rectangle 212"/>
                        <wps:cNvSpPr/>
                        <wps:spPr>
                          <a:xfrm>
                            <a:off x="3106243" y="412199"/>
                            <a:ext cx="37210" cy="132952"/>
                          </a:xfrm>
                          <a:prstGeom prst="rect">
                            <a:avLst/>
                          </a:prstGeom>
                          <a:ln>
                            <a:noFill/>
                          </a:ln>
                        </wps:spPr>
                        <wps:txbx>
                          <w:txbxContent>
                            <w:p w14:paraId="13719B92"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41622" name="Shape 41622"/>
                        <wps:cNvSpPr/>
                        <wps:spPr>
                          <a:xfrm>
                            <a:off x="9144" y="292608"/>
                            <a:ext cx="743712" cy="9144"/>
                          </a:xfrm>
                          <a:custGeom>
                            <a:avLst/>
                            <a:gdLst/>
                            <a:ahLst/>
                            <a:cxnLst/>
                            <a:rect l="0" t="0" r="0" b="0"/>
                            <a:pathLst>
                              <a:path w="743712" h="9144">
                                <a:moveTo>
                                  <a:pt x="0" y="0"/>
                                </a:moveTo>
                                <a:lnTo>
                                  <a:pt x="743712" y="0"/>
                                </a:lnTo>
                                <a:lnTo>
                                  <a:pt x="743712"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23" name="Shape 41623"/>
                        <wps:cNvSpPr/>
                        <wps:spPr>
                          <a:xfrm>
                            <a:off x="752805" y="2926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24" name="Shape 41624"/>
                        <wps:cNvSpPr/>
                        <wps:spPr>
                          <a:xfrm>
                            <a:off x="758901" y="292608"/>
                            <a:ext cx="1536446" cy="9144"/>
                          </a:xfrm>
                          <a:custGeom>
                            <a:avLst/>
                            <a:gdLst/>
                            <a:ahLst/>
                            <a:cxnLst/>
                            <a:rect l="0" t="0" r="0" b="0"/>
                            <a:pathLst>
                              <a:path w="1536446" h="9144">
                                <a:moveTo>
                                  <a:pt x="0" y="0"/>
                                </a:moveTo>
                                <a:lnTo>
                                  <a:pt x="1536446" y="0"/>
                                </a:lnTo>
                                <a:lnTo>
                                  <a:pt x="1536446"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25" name="Shape 41625"/>
                        <wps:cNvSpPr/>
                        <wps:spPr>
                          <a:xfrm>
                            <a:off x="2295474" y="2926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26" name="Shape 41626"/>
                        <wps:cNvSpPr/>
                        <wps:spPr>
                          <a:xfrm>
                            <a:off x="2301570" y="292608"/>
                            <a:ext cx="737616" cy="9144"/>
                          </a:xfrm>
                          <a:custGeom>
                            <a:avLst/>
                            <a:gdLst/>
                            <a:ahLst/>
                            <a:cxnLst/>
                            <a:rect l="0" t="0" r="0" b="0"/>
                            <a:pathLst>
                              <a:path w="737616" h="9144">
                                <a:moveTo>
                                  <a:pt x="0" y="0"/>
                                </a:moveTo>
                                <a:lnTo>
                                  <a:pt x="737616" y="0"/>
                                </a:lnTo>
                                <a:lnTo>
                                  <a:pt x="737616"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27" name="Shape 41627"/>
                        <wps:cNvSpPr/>
                        <wps:spPr>
                          <a:xfrm>
                            <a:off x="3039186" y="2926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28" name="Shape 41628"/>
                        <wps:cNvSpPr/>
                        <wps:spPr>
                          <a:xfrm>
                            <a:off x="3045282" y="292608"/>
                            <a:ext cx="2966340" cy="9144"/>
                          </a:xfrm>
                          <a:custGeom>
                            <a:avLst/>
                            <a:gdLst/>
                            <a:ahLst/>
                            <a:cxnLst/>
                            <a:rect l="0" t="0" r="0" b="0"/>
                            <a:pathLst>
                              <a:path w="2966340" h="9144">
                                <a:moveTo>
                                  <a:pt x="0" y="0"/>
                                </a:moveTo>
                                <a:lnTo>
                                  <a:pt x="2966340" y="0"/>
                                </a:lnTo>
                                <a:lnTo>
                                  <a:pt x="2966340"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29" name="Shape 41629"/>
                        <wps:cNvSpPr/>
                        <wps:spPr>
                          <a:xfrm>
                            <a:off x="0" y="587121"/>
                            <a:ext cx="752856" cy="9144"/>
                          </a:xfrm>
                          <a:custGeom>
                            <a:avLst/>
                            <a:gdLst/>
                            <a:ahLst/>
                            <a:cxnLst/>
                            <a:rect l="0" t="0" r="0" b="0"/>
                            <a:pathLst>
                              <a:path w="752856" h="9144">
                                <a:moveTo>
                                  <a:pt x="0" y="0"/>
                                </a:moveTo>
                                <a:lnTo>
                                  <a:pt x="752856" y="0"/>
                                </a:lnTo>
                                <a:lnTo>
                                  <a:pt x="752856"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30" name="Shape 41630"/>
                        <wps:cNvSpPr/>
                        <wps:spPr>
                          <a:xfrm>
                            <a:off x="743661" y="5871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31" name="Shape 41631"/>
                        <wps:cNvSpPr/>
                        <wps:spPr>
                          <a:xfrm>
                            <a:off x="749757" y="587121"/>
                            <a:ext cx="1545590" cy="9144"/>
                          </a:xfrm>
                          <a:custGeom>
                            <a:avLst/>
                            <a:gdLst/>
                            <a:ahLst/>
                            <a:cxnLst/>
                            <a:rect l="0" t="0" r="0" b="0"/>
                            <a:pathLst>
                              <a:path w="1545590" h="9144">
                                <a:moveTo>
                                  <a:pt x="0" y="0"/>
                                </a:moveTo>
                                <a:lnTo>
                                  <a:pt x="1545590" y="0"/>
                                </a:lnTo>
                                <a:lnTo>
                                  <a:pt x="1545590"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32" name="Shape 41632"/>
                        <wps:cNvSpPr/>
                        <wps:spPr>
                          <a:xfrm>
                            <a:off x="2286330" y="5871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33" name="Shape 41633"/>
                        <wps:cNvSpPr/>
                        <wps:spPr>
                          <a:xfrm>
                            <a:off x="2292426" y="587121"/>
                            <a:ext cx="746760" cy="9144"/>
                          </a:xfrm>
                          <a:custGeom>
                            <a:avLst/>
                            <a:gdLst/>
                            <a:ahLst/>
                            <a:cxnLst/>
                            <a:rect l="0" t="0" r="0" b="0"/>
                            <a:pathLst>
                              <a:path w="746760" h="9144">
                                <a:moveTo>
                                  <a:pt x="0" y="0"/>
                                </a:moveTo>
                                <a:lnTo>
                                  <a:pt x="746760" y="0"/>
                                </a:lnTo>
                                <a:lnTo>
                                  <a:pt x="746760"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34" name="Shape 41634"/>
                        <wps:cNvSpPr/>
                        <wps:spPr>
                          <a:xfrm>
                            <a:off x="3030043" y="5871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35" name="Shape 41635"/>
                        <wps:cNvSpPr/>
                        <wps:spPr>
                          <a:xfrm>
                            <a:off x="3036138" y="587121"/>
                            <a:ext cx="2975483" cy="9144"/>
                          </a:xfrm>
                          <a:custGeom>
                            <a:avLst/>
                            <a:gdLst/>
                            <a:ahLst/>
                            <a:cxnLst/>
                            <a:rect l="0" t="0" r="0" b="0"/>
                            <a:pathLst>
                              <a:path w="2975483" h="9144">
                                <a:moveTo>
                                  <a:pt x="0" y="0"/>
                                </a:moveTo>
                                <a:lnTo>
                                  <a:pt x="2975483" y="0"/>
                                </a:lnTo>
                                <a:lnTo>
                                  <a:pt x="2975483"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g:wgp>
                  </a:graphicData>
                </a:graphic>
              </wp:inline>
            </w:drawing>
          </mc:Choice>
          <mc:Fallback>
            <w:pict>
              <v:group w14:anchorId="277E660F" id="Group 32497" o:spid="_x0000_s1036" style="width:473.35pt;height:46.7pt;mso-position-horizontal-relative:char;mso-position-vertical-relative:line" coordsize="60116,5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">
                <v:rect id="Rectangle 198" o:spid="_x0000_s1037" style="position:absolute;left:777;top:1176;width:372;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1F0F67D4" w14:textId="77777777" w:rsidR="00FD6B06" w:rsidRDefault="00FD6B06">
                        <w:pPr>
                          <w:spacing w:after="160" w:line="259" w:lineRule="auto"/>
                          <w:ind w:left="0" w:firstLine="0"/>
                        </w:pPr>
                        <w:r>
                          <w:rPr>
                            <w:sz w:val="16"/>
                          </w:rPr>
                          <w:t xml:space="preserve"> </w:t>
                        </w:r>
                      </w:p>
                    </w:txbxContent>
                  </v:textbox>
                </v:rect>
                <v:rect id="Rectangle 199" o:spid="_x0000_s1038" style="position:absolute;left:8198;top:1176;width:372;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" filled="f" stroked="f">
                  <v:textbox inset="0,0,0,0">
                    <w:txbxContent>
                      <w:p w14:paraId="2F540948" w14:textId="77777777" w:rsidR="00FD6B06" w:rsidRDefault="00FD6B06">
                        <w:pPr>
                          <w:spacing w:after="160" w:line="259" w:lineRule="auto"/>
                          <w:ind w:left="0" w:firstLine="0"/>
                        </w:pPr>
                        <w:r>
                          <w:rPr>
                            <w:sz w:val="16"/>
                          </w:rPr>
                          <w:t xml:space="preserve"> </w:t>
                        </w:r>
                      </w:p>
                    </w:txbxContent>
                  </v:textbox>
                </v:rect>
                <v:rect id="Rectangle 200" o:spid="_x0000_s1039" style="position:absolute;left:23640;top:1176;width:372;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14:paraId="5FBAEEE2" w14:textId="77777777" w:rsidR="00FD6B06" w:rsidRDefault="00FD6B06">
                        <w:pPr>
                          <w:spacing w:after="160" w:line="259" w:lineRule="auto"/>
                          <w:ind w:left="0" w:firstLine="0"/>
                        </w:pPr>
                        <w:r>
                          <w:rPr>
                            <w:sz w:val="16"/>
                          </w:rPr>
                          <w:t xml:space="preserve"> </w:t>
                        </w:r>
                      </w:p>
                    </w:txbxContent>
                  </v:textbox>
                </v:rect>
                <v:rect id="Rectangle 201" o:spid="_x0000_s1040" style="position:absolute;left:31062;top:1176;width:372;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v:textbox inset="0,0,0,0">
                    <w:txbxContent>
                      <w:p w14:paraId="2C7172D0" w14:textId="77777777" w:rsidR="00FD6B06" w:rsidRDefault="00FD6B06">
                        <w:pPr>
                          <w:spacing w:after="160" w:line="259" w:lineRule="auto"/>
                          <w:ind w:left="0" w:firstLine="0"/>
                        </w:pPr>
                        <w:r>
                          <w:rPr>
                            <w:sz w:val="16"/>
                          </w:rPr>
                          <w:t xml:space="preserve"> </w:t>
                        </w:r>
                      </w:p>
                    </w:txbxContent>
                  </v:textbox>
                </v:rect>
                <v:shape id="Shape 41615" o:spid="_x0000_s1041" style="position:absolute;left:91;width:7437;height:91;visibility:visible;mso-wrap-style:square;v-text-anchor:top" coordsize="743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" path="m,l743712,r,9144l,9144,,e" fillcolor="#008ac8" stroked="f" strokeweight="0">
                  <v:stroke miterlimit="83231f" joinstyle="miter"/>
                  <v:path arrowok="t" textboxrect="0,0,743712,9144"/>
                </v:shape>
                <v:shape id="Shape 41616" o:spid="_x0000_s1042" style="position:absolute;left:752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" path="m,l9144,r,9144l,9144,,e" fillcolor="#008ac8" stroked="f" strokeweight="0">
                  <v:stroke miterlimit="83231f" joinstyle="miter"/>
                  <v:path arrowok="t" textboxrect="0,0,9144,9144"/>
                </v:shape>
                <v:shape id="Shape 41617" o:spid="_x0000_s1043" style="position:absolute;left:7589;width:15364;height:91;visibility:visible;mso-wrap-style:square;v-text-anchor:top" coordsize="15364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" path="m,l1536446,r,9144l,9144,,e" fillcolor="#008ac8" stroked="f" strokeweight="0">
                  <v:stroke miterlimit="83231f" joinstyle="miter"/>
                  <v:path arrowok="t" textboxrect="0,0,1536446,9144"/>
                </v:shape>
                <v:shape id="Shape 41618" o:spid="_x0000_s1044" style="position:absolute;left:2295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" path="m,l9144,r,9144l,9144,,e" fillcolor="#008ac8" stroked="f" strokeweight="0">
                  <v:stroke miterlimit="83231f" joinstyle="miter"/>
                  <v:path arrowok="t" textboxrect="0,0,9144,9144"/>
                </v:shape>
                <v:shape id="Shape 41619" o:spid="_x0000_s1045" style="position:absolute;left:23015;width:7376;height:91;visibility:visible;mso-wrap-style:square;v-text-anchor:top" coordsize="7376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" path="m,l737616,r,9144l,9144,,e" fillcolor="#008ac8" stroked="f" strokeweight="0">
                  <v:stroke miterlimit="83231f" joinstyle="miter"/>
                  <v:path arrowok="t" textboxrect="0,0,737616,9144"/>
                </v:shape>
                <v:shape id="Shape 41620" o:spid="_x0000_s1046" style="position:absolute;left:3039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" path="m,l9144,r,9144l,9144,,e" fillcolor="#008ac8" stroked="f" strokeweight="0">
                  <v:stroke miterlimit="83231f" joinstyle="miter"/>
                  <v:path arrowok="t" textboxrect="0,0,9144,9144"/>
                </v:shape>
                <v:shape id="Shape 41621" o:spid="_x0000_s1047" style="position:absolute;left:30452;width:29664;height:91;visibility:visible;mso-wrap-style:square;v-text-anchor:top" coordsize="29663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" path="m,l2966340,r,9144l,9144,,e" fillcolor="#008ac8" stroked="f" strokeweight="0">
                  <v:stroke miterlimit="83231f" joinstyle="miter"/>
                  <v:path arrowok="t" textboxrect="0,0,2966340,9144"/>
                </v:shape>
                <v:rect id="Rectangle 209" o:spid="_x0000_s1048" style="position:absolute;left:777;top:4121;width:372;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34E9CD0D" w14:textId="77777777" w:rsidR="00FD6B06" w:rsidRDefault="00FD6B06">
                        <w:pPr>
                          <w:spacing w:after="160" w:line="259" w:lineRule="auto"/>
                          <w:ind w:left="0" w:firstLine="0"/>
                        </w:pPr>
                        <w:r>
                          <w:rPr>
                            <w:sz w:val="16"/>
                          </w:rPr>
                          <w:t xml:space="preserve"> </w:t>
                        </w:r>
                      </w:p>
                    </w:txbxContent>
                  </v:textbox>
                </v:rect>
                <v:rect id="Rectangle 210" o:spid="_x0000_s1049" style="position:absolute;left:8198;top:4121;width:372;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3B1A697B" w14:textId="77777777" w:rsidR="00FD6B06" w:rsidRDefault="00FD6B06">
                        <w:pPr>
                          <w:spacing w:after="160" w:line="259" w:lineRule="auto"/>
                          <w:ind w:left="0" w:firstLine="0"/>
                        </w:pPr>
                        <w:r>
                          <w:rPr>
                            <w:sz w:val="16"/>
                          </w:rPr>
                          <w:t xml:space="preserve"> </w:t>
                        </w:r>
                      </w:p>
                    </w:txbxContent>
                  </v:textbox>
                </v:rect>
                <v:rect id="Rectangle 211" o:spid="_x0000_s1050" style="position:absolute;left:23640;top:4121;width:372;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14:paraId="54B24A6B" w14:textId="77777777" w:rsidR="00FD6B06" w:rsidRDefault="00FD6B06">
                        <w:pPr>
                          <w:spacing w:after="160" w:line="259" w:lineRule="auto"/>
                          <w:ind w:left="0" w:firstLine="0"/>
                        </w:pPr>
                        <w:r>
                          <w:rPr>
                            <w:sz w:val="16"/>
                          </w:rPr>
                          <w:t xml:space="preserve"> </w:t>
                        </w:r>
                      </w:p>
                    </w:txbxContent>
                  </v:textbox>
                </v:rect>
                <v:rect id="Rectangle 212" o:spid="_x0000_s1051" style="position:absolute;left:31062;top:4121;width:372;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13719B92" w14:textId="77777777" w:rsidR="00FD6B06" w:rsidRDefault="00FD6B06">
                        <w:pPr>
                          <w:spacing w:after="160" w:line="259" w:lineRule="auto"/>
                          <w:ind w:left="0" w:firstLine="0"/>
                        </w:pPr>
                        <w:r>
                          <w:rPr>
                            <w:sz w:val="16"/>
                          </w:rPr>
                          <w:t xml:space="preserve"> </w:t>
                        </w:r>
                      </w:p>
                    </w:txbxContent>
                  </v:textbox>
                </v:rect>
                <v:shape id="Shape 41622" o:spid="_x0000_s1052" style="position:absolute;left:91;top:2926;width:7437;height:91;visibility:visible;mso-wrap-style:square;v-text-anchor:top" coordsize="7437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" path="m,l743712,r,9144l,9144,,e" fillcolor="#008ac8" stroked="f" strokeweight="0">
                  <v:stroke miterlimit="83231f" joinstyle="miter"/>
                  <v:path arrowok="t" textboxrect="0,0,743712,9144"/>
                </v:shape>
                <v:shape id="Shape 41623" o:spid="_x0000_s1053" style="position:absolute;left:7528;top:292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" path="m,l9144,r,9144l,9144,,e" fillcolor="#008ac8" stroked="f" strokeweight="0">
                  <v:stroke miterlimit="83231f" joinstyle="miter"/>
                  <v:path arrowok="t" textboxrect="0,0,9144,9144"/>
                </v:shape>
                <v:shape id="Shape 41624" o:spid="_x0000_s1054" style="position:absolute;left:7589;top:2926;width:15364;height:91;visibility:visible;mso-wrap-style:square;v-text-anchor:top" coordsize="15364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" path="m,l1536446,r,9144l,9144,,e" fillcolor="#008ac8" stroked="f" strokeweight="0">
                  <v:stroke miterlimit="83231f" joinstyle="miter"/>
                  <v:path arrowok="t" textboxrect="0,0,1536446,9144"/>
                </v:shape>
                <v:shape id="Shape 41625" o:spid="_x0000_s1055" style="position:absolute;left:22954;top:292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" path="m,l9144,r,9144l,9144,,e" fillcolor="#008ac8" stroked="f" strokeweight="0">
                  <v:stroke miterlimit="83231f" joinstyle="miter"/>
                  <v:path arrowok="t" textboxrect="0,0,9144,9144"/>
                </v:shape>
                <v:shape id="Shape 41626" o:spid="_x0000_s1056" style="position:absolute;left:23015;top:2926;width:7376;height:91;visibility:visible;mso-wrap-style:square;v-text-anchor:top" coordsize="7376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" path="m,l737616,r,9144l,9144,,e" fillcolor="#008ac8" stroked="f" strokeweight="0">
                  <v:stroke miterlimit="83231f" joinstyle="miter"/>
                  <v:path arrowok="t" textboxrect="0,0,737616,9144"/>
                </v:shape>
                <v:shape id="Shape 41627" o:spid="_x0000_s1057" style="position:absolute;left:30391;top:292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" path="m,l9144,r,9144l,9144,,e" fillcolor="#008ac8" stroked="f" strokeweight="0">
                  <v:stroke miterlimit="83231f" joinstyle="miter"/>
                  <v:path arrowok="t" textboxrect="0,0,9144,9144"/>
                </v:shape>
                <v:shape id="Shape 41628" o:spid="_x0000_s1058" style="position:absolute;left:30452;top:2926;width:29664;height:91;visibility:visible;mso-wrap-style:square;v-text-anchor:top" coordsize="29663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" path="m,l2966340,r,9144l,9144,,e" fillcolor="#008ac8" stroked="f" strokeweight="0">
                  <v:stroke miterlimit="83231f" joinstyle="miter"/>
                  <v:path arrowok="t" textboxrect="0,0,2966340,9144"/>
                </v:shape>
                <v:shape id="Shape 41629" o:spid="_x0000_s1059" style="position:absolute;top:5871;width:7528;height:91;visibility:visible;mso-wrap-style:square;v-text-anchor:top" coordsize="75285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" path="m,l752856,r,9144l,9144,,e" fillcolor="#008ac8" stroked="f" strokeweight="0">
                  <v:stroke miterlimit="83231f" joinstyle="miter"/>
                  <v:path arrowok="t" textboxrect="0,0,752856,9144"/>
                </v:shape>
                <v:shape id="Shape 41630" o:spid="_x0000_s1060" style="position:absolute;left:7436;top:587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" path="m,l9144,r,9144l,9144,,e" fillcolor="#008ac8" stroked="f" strokeweight="0">
                  <v:stroke miterlimit="83231f" joinstyle="miter"/>
                  <v:path arrowok="t" textboxrect="0,0,9144,9144"/>
                </v:shape>
                <v:shape id="Shape 41631" o:spid="_x0000_s1061" style="position:absolute;left:7497;top:5871;width:15456;height:91;visibility:visible;mso-wrap-style:square;v-text-anchor:top" coordsize="15455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" path="m,l1545590,r,9144l,9144,,e" fillcolor="#008ac8" stroked="f" strokeweight="0">
                  <v:stroke miterlimit="83231f" joinstyle="miter"/>
                  <v:path arrowok="t" textboxrect="0,0,1545590,9144"/>
                </v:shape>
                <v:shape id="Shape 41632" o:spid="_x0000_s1062" style="position:absolute;left:22863;top:587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" path="m,l9144,r,9144l,9144,,e" fillcolor="#008ac8" stroked="f" strokeweight="0">
                  <v:stroke miterlimit="83231f" joinstyle="miter"/>
                  <v:path arrowok="t" textboxrect="0,0,9144,9144"/>
                </v:shape>
                <v:shape id="Shape 41633" o:spid="_x0000_s1063" style="position:absolute;left:22924;top:5871;width:7467;height:91;visibility:visible;mso-wrap-style:square;v-text-anchor:top" coordsize="7467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" path="m,l746760,r,9144l,9144,,e" fillcolor="#008ac8" stroked="f" strokeweight="0">
                  <v:stroke miterlimit="83231f" joinstyle="miter"/>
                  <v:path arrowok="t" textboxrect="0,0,746760,9144"/>
                </v:shape>
                <v:shape id="Shape 41634" o:spid="_x0000_s1064" style="position:absolute;left:30300;top:587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" path="m,l9144,r,9144l,9144,,e" fillcolor="#008ac8" stroked="f" strokeweight="0">
                  <v:stroke miterlimit="83231f" joinstyle="miter"/>
                  <v:path arrowok="t" textboxrect="0,0,9144,9144"/>
                </v:shape>
                <v:shape id="Shape 41635" o:spid="_x0000_s1065" style="position:absolute;left:30361;top:5871;width:29755;height:91;visibility:visible;mso-wrap-style:square;v-text-anchor:top" coordsize="297548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" path="m,l2975483,r,9144l,9144,,e" fillcolor="#008ac8" stroked="f" strokeweight="0">
                  <v:stroke miterlimit="83231f" joinstyle="miter"/>
                  <v:path arrowok="t" textboxrect="0,0,2975483,9144"/>
                </v:shape>
                <w10:anchorlock/>
              </v:group>
            </w:pict>
          </mc:Fallback>
        </mc:AlternateContent>
      </w:r>
    </w:p>
    <w:p w14:paraId="7E62F886" w14:textId="77777777" w:rsidR="00681A6C" w:rsidRDefault="00CA1699">
      <w:pPr>
        <w:spacing w:after="444" w:line="259" w:lineRule="auto"/>
        <w:ind w:left="720" w:firstLine="0"/>
      </w:pPr>
      <w:r>
        <w:t xml:space="preserve"> </w:t>
      </w:r>
    </w:p>
    <w:p w14:paraId="35E51B6D" w14:textId="77777777" w:rsidR="00681A6C" w:rsidRDefault="00CA1699" w:rsidP="00FD6B06">
      <w:pPr>
        <w:spacing w:after="0" w:line="259" w:lineRule="auto"/>
        <w:ind w:left="372" w:firstLine="334"/>
      </w:pPr>
      <w:r>
        <w:rPr>
          <w:color w:val="008AC8"/>
          <w:sz w:val="28"/>
        </w:rPr>
        <w:t xml:space="preserve">Reviewers </w:t>
      </w:r>
    </w:p>
    <w:tbl>
      <w:tblPr>
        <w:tblStyle w:val="TableGrid"/>
        <w:tblW w:w="9453" w:type="dxa"/>
        <w:tblInd w:w="720" w:type="dxa"/>
        <w:tblCellMar>
          <w:right w:w="115" w:type="dxa"/>
        </w:tblCellMar>
        <w:tblLook w:val="04A0" w:firstRow="1" w:lastRow="0" w:firstColumn="1" w:lastColumn="0" w:noHBand="0" w:noVBand="1"/>
      </w:tblPr>
      <w:tblGrid>
        <w:gridCol w:w="1277"/>
        <w:gridCol w:w="991"/>
        <w:gridCol w:w="2269"/>
        <w:gridCol w:w="1786"/>
        <w:gridCol w:w="1075"/>
        <w:gridCol w:w="2055"/>
      </w:tblGrid>
      <w:tr w:rsidR="00681A6C" w14:paraId="467BB72C" w14:textId="77777777">
        <w:trPr>
          <w:trHeight w:val="499"/>
        </w:trPr>
        <w:tc>
          <w:tcPr>
            <w:tcW w:w="1277" w:type="dxa"/>
            <w:tcBorders>
              <w:top w:val="nil"/>
              <w:left w:val="nil"/>
              <w:bottom w:val="nil"/>
              <w:right w:val="nil"/>
            </w:tcBorders>
            <w:shd w:val="clear" w:color="auto" w:fill="008AC8"/>
            <w:vAlign w:val="center"/>
          </w:tcPr>
          <w:p w14:paraId="3159EA0F" w14:textId="77777777" w:rsidR="00681A6C" w:rsidRDefault="00CA1699">
            <w:pPr>
              <w:spacing w:after="0" w:line="259" w:lineRule="auto"/>
              <w:ind w:left="108" w:firstLine="0"/>
            </w:pPr>
            <w:r>
              <w:rPr>
                <w:color w:val="FFFFFF"/>
                <w:sz w:val="18"/>
              </w:rPr>
              <w:t xml:space="preserve">Name </w:t>
            </w:r>
          </w:p>
        </w:tc>
        <w:tc>
          <w:tcPr>
            <w:tcW w:w="991" w:type="dxa"/>
            <w:tcBorders>
              <w:top w:val="nil"/>
              <w:left w:val="nil"/>
              <w:bottom w:val="nil"/>
              <w:right w:val="nil"/>
            </w:tcBorders>
            <w:shd w:val="clear" w:color="auto" w:fill="008AC8"/>
          </w:tcPr>
          <w:p w14:paraId="61750389" w14:textId="77777777" w:rsidR="00681A6C" w:rsidRDefault="00681A6C">
            <w:pPr>
              <w:spacing w:after="160" w:line="259" w:lineRule="auto"/>
              <w:ind w:left="0" w:firstLine="0"/>
            </w:pPr>
          </w:p>
        </w:tc>
        <w:tc>
          <w:tcPr>
            <w:tcW w:w="2269" w:type="dxa"/>
            <w:tcBorders>
              <w:top w:val="nil"/>
              <w:left w:val="nil"/>
              <w:bottom w:val="nil"/>
              <w:right w:val="nil"/>
            </w:tcBorders>
            <w:shd w:val="clear" w:color="auto" w:fill="008AC8"/>
            <w:vAlign w:val="center"/>
          </w:tcPr>
          <w:p w14:paraId="6115808D" w14:textId="77777777" w:rsidR="00681A6C" w:rsidRDefault="00CA1699">
            <w:pPr>
              <w:spacing w:after="0" w:line="259" w:lineRule="auto"/>
              <w:ind w:left="0" w:firstLine="0"/>
            </w:pPr>
            <w:r>
              <w:rPr>
                <w:color w:val="FFFFFF"/>
                <w:sz w:val="18"/>
              </w:rPr>
              <w:t xml:space="preserve">Version Approved </w:t>
            </w:r>
          </w:p>
        </w:tc>
        <w:tc>
          <w:tcPr>
            <w:tcW w:w="1786" w:type="dxa"/>
            <w:tcBorders>
              <w:top w:val="nil"/>
              <w:left w:val="nil"/>
              <w:bottom w:val="nil"/>
              <w:right w:val="nil"/>
            </w:tcBorders>
            <w:shd w:val="clear" w:color="auto" w:fill="008AC8"/>
            <w:vAlign w:val="center"/>
          </w:tcPr>
          <w:p w14:paraId="10F17CA3" w14:textId="77777777" w:rsidR="00681A6C" w:rsidRDefault="00CA1699">
            <w:pPr>
              <w:spacing w:after="0" w:line="259" w:lineRule="auto"/>
              <w:ind w:left="0" w:firstLine="0"/>
            </w:pPr>
            <w:r>
              <w:rPr>
                <w:color w:val="FFFFFF"/>
                <w:sz w:val="18"/>
              </w:rPr>
              <w:t xml:space="preserve">Position </w:t>
            </w:r>
          </w:p>
        </w:tc>
        <w:tc>
          <w:tcPr>
            <w:tcW w:w="1075" w:type="dxa"/>
            <w:tcBorders>
              <w:top w:val="nil"/>
              <w:left w:val="nil"/>
              <w:bottom w:val="nil"/>
              <w:right w:val="nil"/>
            </w:tcBorders>
            <w:shd w:val="clear" w:color="auto" w:fill="008AC8"/>
          </w:tcPr>
          <w:p w14:paraId="1B4743C5" w14:textId="77777777" w:rsidR="00681A6C" w:rsidRDefault="00681A6C">
            <w:pPr>
              <w:spacing w:after="160" w:line="259" w:lineRule="auto"/>
              <w:ind w:left="0" w:firstLine="0"/>
            </w:pPr>
          </w:p>
        </w:tc>
        <w:tc>
          <w:tcPr>
            <w:tcW w:w="2055" w:type="dxa"/>
            <w:tcBorders>
              <w:top w:val="nil"/>
              <w:left w:val="nil"/>
              <w:bottom w:val="nil"/>
              <w:right w:val="nil"/>
            </w:tcBorders>
            <w:shd w:val="clear" w:color="auto" w:fill="008AC8"/>
            <w:vAlign w:val="center"/>
          </w:tcPr>
          <w:p w14:paraId="17FFAC25" w14:textId="77777777" w:rsidR="00681A6C" w:rsidRDefault="00CA1699">
            <w:pPr>
              <w:spacing w:after="0" w:line="259" w:lineRule="auto"/>
              <w:ind w:left="0" w:firstLine="0"/>
            </w:pPr>
            <w:r>
              <w:rPr>
                <w:color w:val="FFFFFF"/>
                <w:sz w:val="18"/>
              </w:rPr>
              <w:t xml:space="preserve">Date </w:t>
            </w:r>
          </w:p>
        </w:tc>
      </w:tr>
    </w:tbl>
    <w:p w14:paraId="132EE183" w14:textId="77777777" w:rsidR="00681A6C" w:rsidRDefault="00CA1699">
      <w:pPr>
        <w:spacing w:after="0" w:line="259" w:lineRule="auto"/>
        <w:ind w:left="0" w:right="1920" w:firstLine="0"/>
        <w:jc w:val="right"/>
      </w:pPr>
      <w:r>
        <w:rPr>
          <w:sz w:val="16"/>
        </w:rPr>
        <w:t xml:space="preserve"> </w:t>
      </w:r>
      <w:r>
        <w:rPr>
          <w:sz w:val="16"/>
        </w:rPr>
        <w:tab/>
        <w:t xml:space="preserve"> </w:t>
      </w:r>
      <w:r>
        <w:rPr>
          <w:sz w:val="16"/>
        </w:rPr>
        <w:tab/>
        <w:t xml:space="preserve"> </w:t>
      </w:r>
      <w:r>
        <w:rPr>
          <w:sz w:val="16"/>
        </w:rPr>
        <w:tab/>
        <w:t xml:space="preserve"> </w:t>
      </w:r>
    </w:p>
    <w:p w14:paraId="088E1FDB" w14:textId="77777777" w:rsidR="00681A6C" w:rsidRDefault="00CA1699">
      <w:pPr>
        <w:spacing w:after="197" w:line="259" w:lineRule="auto"/>
        <w:ind w:left="706" w:right="-90" w:firstLine="0"/>
      </w:pPr>
      <w:r>
        <w:rPr>
          <w:rFonts w:ascii="Calibri" w:eastAsia="Calibri" w:hAnsi="Calibri" w:cs="Calibri"/>
          <w:noProof/>
        </w:rPr>
        <mc:AlternateContent>
          <mc:Choice Requires="wpg">
            <w:drawing>
              <wp:inline distT="0" distB="0" distL="0" distR="0" wp14:anchorId="180A53C2" wp14:editId="5F3C0933">
                <wp:extent cx="6011495" cy="594614"/>
                <wp:effectExtent l="0" t="0" r="0" b="0"/>
                <wp:docPr id="32498" name="Group 32498"/>
                <wp:cNvGraphicFramePr/>
                <a:graphic xmlns:a="http://schemas.openxmlformats.org/drawingml/2006/main">
                  <a:graphicData uri="http://schemas.microsoft.com/office/word/2010/wordprocessingGroup">
                    <wpg:wgp>
                      <wpg:cNvGrpSpPr/>
                      <wpg:grpSpPr>
                        <a:xfrm>
                          <a:off x="0" y="0"/>
                          <a:ext cx="6011495" cy="594614"/>
                          <a:chOff x="0" y="0"/>
                          <a:chExt cx="6011495" cy="594614"/>
                        </a:xfrm>
                      </wpg:grpSpPr>
                      <wps:wsp>
                        <wps:cNvPr id="264" name="Rectangle 264"/>
                        <wps:cNvSpPr/>
                        <wps:spPr>
                          <a:xfrm>
                            <a:off x="77724" y="117687"/>
                            <a:ext cx="37210" cy="132952"/>
                          </a:xfrm>
                          <a:prstGeom prst="rect">
                            <a:avLst/>
                          </a:prstGeom>
                          <a:ln>
                            <a:noFill/>
                          </a:ln>
                        </wps:spPr>
                        <wps:txbx>
                          <w:txbxContent>
                            <w:p w14:paraId="61D40A6A"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265" name="Rectangle 265"/>
                        <wps:cNvSpPr/>
                        <wps:spPr>
                          <a:xfrm>
                            <a:off x="1449273" y="117687"/>
                            <a:ext cx="37210" cy="132952"/>
                          </a:xfrm>
                          <a:prstGeom prst="rect">
                            <a:avLst/>
                          </a:prstGeom>
                          <a:ln>
                            <a:noFill/>
                          </a:ln>
                        </wps:spPr>
                        <wps:txbx>
                          <w:txbxContent>
                            <w:p w14:paraId="0E18D6EA"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266" name="Rectangle 266"/>
                        <wps:cNvSpPr/>
                        <wps:spPr>
                          <a:xfrm>
                            <a:off x="2889834" y="117687"/>
                            <a:ext cx="37210" cy="132952"/>
                          </a:xfrm>
                          <a:prstGeom prst="rect">
                            <a:avLst/>
                          </a:prstGeom>
                          <a:ln>
                            <a:noFill/>
                          </a:ln>
                        </wps:spPr>
                        <wps:txbx>
                          <w:txbxContent>
                            <w:p w14:paraId="255D11B8"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267" name="Rectangle 267"/>
                        <wps:cNvSpPr/>
                        <wps:spPr>
                          <a:xfrm>
                            <a:off x="4706697" y="117687"/>
                            <a:ext cx="37210" cy="132952"/>
                          </a:xfrm>
                          <a:prstGeom prst="rect">
                            <a:avLst/>
                          </a:prstGeom>
                          <a:ln>
                            <a:noFill/>
                          </a:ln>
                        </wps:spPr>
                        <wps:txbx>
                          <w:txbxContent>
                            <w:p w14:paraId="30C5FF8B"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41657" name="Shape 41657"/>
                        <wps:cNvSpPr/>
                        <wps:spPr>
                          <a:xfrm>
                            <a:off x="9144" y="0"/>
                            <a:ext cx="1371600" cy="9144"/>
                          </a:xfrm>
                          <a:custGeom>
                            <a:avLst/>
                            <a:gdLst/>
                            <a:ahLst/>
                            <a:cxnLst/>
                            <a:rect l="0" t="0" r="0" b="0"/>
                            <a:pathLst>
                              <a:path w="1371600" h="9144">
                                <a:moveTo>
                                  <a:pt x="0" y="0"/>
                                </a:moveTo>
                                <a:lnTo>
                                  <a:pt x="1371600" y="0"/>
                                </a:lnTo>
                                <a:lnTo>
                                  <a:pt x="1371600"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58" name="Shape 41658"/>
                        <wps:cNvSpPr/>
                        <wps:spPr>
                          <a:xfrm>
                            <a:off x="13806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59" name="Shape 41659"/>
                        <wps:cNvSpPr/>
                        <wps:spPr>
                          <a:xfrm>
                            <a:off x="1386789" y="0"/>
                            <a:ext cx="1434338" cy="9144"/>
                          </a:xfrm>
                          <a:custGeom>
                            <a:avLst/>
                            <a:gdLst/>
                            <a:ahLst/>
                            <a:cxnLst/>
                            <a:rect l="0" t="0" r="0" b="0"/>
                            <a:pathLst>
                              <a:path w="1434338" h="9144">
                                <a:moveTo>
                                  <a:pt x="0" y="0"/>
                                </a:moveTo>
                                <a:lnTo>
                                  <a:pt x="1434338" y="0"/>
                                </a:lnTo>
                                <a:lnTo>
                                  <a:pt x="1434338"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60" name="Shape 41660"/>
                        <wps:cNvSpPr/>
                        <wps:spPr>
                          <a:xfrm>
                            <a:off x="282125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61" name="Shape 41661"/>
                        <wps:cNvSpPr/>
                        <wps:spPr>
                          <a:xfrm>
                            <a:off x="2827350" y="0"/>
                            <a:ext cx="1812290" cy="9144"/>
                          </a:xfrm>
                          <a:custGeom>
                            <a:avLst/>
                            <a:gdLst/>
                            <a:ahLst/>
                            <a:cxnLst/>
                            <a:rect l="0" t="0" r="0" b="0"/>
                            <a:pathLst>
                              <a:path w="1812290" h="9144">
                                <a:moveTo>
                                  <a:pt x="0" y="0"/>
                                </a:moveTo>
                                <a:lnTo>
                                  <a:pt x="1812290" y="0"/>
                                </a:lnTo>
                                <a:lnTo>
                                  <a:pt x="1812290"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62" name="Shape 41662"/>
                        <wps:cNvSpPr/>
                        <wps:spPr>
                          <a:xfrm>
                            <a:off x="46396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63" name="Shape 41663"/>
                        <wps:cNvSpPr/>
                        <wps:spPr>
                          <a:xfrm>
                            <a:off x="4645736" y="0"/>
                            <a:ext cx="1365758" cy="9144"/>
                          </a:xfrm>
                          <a:custGeom>
                            <a:avLst/>
                            <a:gdLst/>
                            <a:ahLst/>
                            <a:cxnLst/>
                            <a:rect l="0" t="0" r="0" b="0"/>
                            <a:pathLst>
                              <a:path w="1365758" h="9144">
                                <a:moveTo>
                                  <a:pt x="0" y="0"/>
                                </a:moveTo>
                                <a:lnTo>
                                  <a:pt x="1365758" y="0"/>
                                </a:lnTo>
                                <a:lnTo>
                                  <a:pt x="1365758"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275" name="Rectangle 275"/>
                        <wps:cNvSpPr/>
                        <wps:spPr>
                          <a:xfrm>
                            <a:off x="77724" y="411819"/>
                            <a:ext cx="37210" cy="132952"/>
                          </a:xfrm>
                          <a:prstGeom prst="rect">
                            <a:avLst/>
                          </a:prstGeom>
                          <a:ln>
                            <a:noFill/>
                          </a:ln>
                        </wps:spPr>
                        <wps:txbx>
                          <w:txbxContent>
                            <w:p w14:paraId="2FCB22F3"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276" name="Rectangle 276"/>
                        <wps:cNvSpPr/>
                        <wps:spPr>
                          <a:xfrm>
                            <a:off x="1449273" y="411819"/>
                            <a:ext cx="37210" cy="132952"/>
                          </a:xfrm>
                          <a:prstGeom prst="rect">
                            <a:avLst/>
                          </a:prstGeom>
                          <a:ln>
                            <a:noFill/>
                          </a:ln>
                        </wps:spPr>
                        <wps:txbx>
                          <w:txbxContent>
                            <w:p w14:paraId="27C680A9"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277" name="Rectangle 277"/>
                        <wps:cNvSpPr/>
                        <wps:spPr>
                          <a:xfrm>
                            <a:off x="2889834" y="411819"/>
                            <a:ext cx="37210" cy="132952"/>
                          </a:xfrm>
                          <a:prstGeom prst="rect">
                            <a:avLst/>
                          </a:prstGeom>
                          <a:ln>
                            <a:noFill/>
                          </a:ln>
                        </wps:spPr>
                        <wps:txbx>
                          <w:txbxContent>
                            <w:p w14:paraId="6659525E"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278" name="Rectangle 278"/>
                        <wps:cNvSpPr/>
                        <wps:spPr>
                          <a:xfrm>
                            <a:off x="4706697" y="411819"/>
                            <a:ext cx="37210" cy="132952"/>
                          </a:xfrm>
                          <a:prstGeom prst="rect">
                            <a:avLst/>
                          </a:prstGeom>
                          <a:ln>
                            <a:noFill/>
                          </a:ln>
                        </wps:spPr>
                        <wps:txbx>
                          <w:txbxContent>
                            <w:p w14:paraId="73AFFC13" w14:textId="77777777" w:rsidR="00FD6B06" w:rsidRDefault="00FD6B06">
                              <w:pPr>
                                <w:spacing w:after="160" w:line="259" w:lineRule="auto"/>
                                <w:ind w:left="0" w:firstLine="0"/>
                              </w:pPr>
                              <w:r>
                                <w:rPr>
                                  <w:sz w:val="16"/>
                                </w:rPr>
                                <w:t xml:space="preserve"> </w:t>
                              </w:r>
                            </w:p>
                          </w:txbxContent>
                        </wps:txbx>
                        <wps:bodyPr horzOverflow="overflow" vert="horz" lIns="0" tIns="0" rIns="0" bIns="0" rtlCol="0">
                          <a:noAutofit/>
                        </wps:bodyPr>
                      </wps:wsp>
                      <wps:wsp>
                        <wps:cNvPr id="41664" name="Shape 41664"/>
                        <wps:cNvSpPr/>
                        <wps:spPr>
                          <a:xfrm>
                            <a:off x="9144" y="294132"/>
                            <a:ext cx="1371600" cy="9144"/>
                          </a:xfrm>
                          <a:custGeom>
                            <a:avLst/>
                            <a:gdLst/>
                            <a:ahLst/>
                            <a:cxnLst/>
                            <a:rect l="0" t="0" r="0" b="0"/>
                            <a:pathLst>
                              <a:path w="1371600" h="9144">
                                <a:moveTo>
                                  <a:pt x="0" y="0"/>
                                </a:moveTo>
                                <a:lnTo>
                                  <a:pt x="1371600" y="0"/>
                                </a:lnTo>
                                <a:lnTo>
                                  <a:pt x="1371600"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65" name="Shape 41665"/>
                        <wps:cNvSpPr/>
                        <wps:spPr>
                          <a:xfrm>
                            <a:off x="1380693" y="2941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66" name="Shape 41666"/>
                        <wps:cNvSpPr/>
                        <wps:spPr>
                          <a:xfrm>
                            <a:off x="1386789" y="294132"/>
                            <a:ext cx="1434338" cy="9144"/>
                          </a:xfrm>
                          <a:custGeom>
                            <a:avLst/>
                            <a:gdLst/>
                            <a:ahLst/>
                            <a:cxnLst/>
                            <a:rect l="0" t="0" r="0" b="0"/>
                            <a:pathLst>
                              <a:path w="1434338" h="9144">
                                <a:moveTo>
                                  <a:pt x="0" y="0"/>
                                </a:moveTo>
                                <a:lnTo>
                                  <a:pt x="1434338" y="0"/>
                                </a:lnTo>
                                <a:lnTo>
                                  <a:pt x="1434338"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67" name="Shape 41667"/>
                        <wps:cNvSpPr/>
                        <wps:spPr>
                          <a:xfrm>
                            <a:off x="2821254" y="2941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68" name="Shape 41668"/>
                        <wps:cNvSpPr/>
                        <wps:spPr>
                          <a:xfrm>
                            <a:off x="2827350" y="294132"/>
                            <a:ext cx="1812290" cy="9144"/>
                          </a:xfrm>
                          <a:custGeom>
                            <a:avLst/>
                            <a:gdLst/>
                            <a:ahLst/>
                            <a:cxnLst/>
                            <a:rect l="0" t="0" r="0" b="0"/>
                            <a:pathLst>
                              <a:path w="1812290" h="9144">
                                <a:moveTo>
                                  <a:pt x="0" y="0"/>
                                </a:moveTo>
                                <a:lnTo>
                                  <a:pt x="1812290" y="0"/>
                                </a:lnTo>
                                <a:lnTo>
                                  <a:pt x="1812290"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69" name="Shape 41669"/>
                        <wps:cNvSpPr/>
                        <wps:spPr>
                          <a:xfrm>
                            <a:off x="4639640" y="2941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70" name="Shape 41670"/>
                        <wps:cNvSpPr/>
                        <wps:spPr>
                          <a:xfrm>
                            <a:off x="4645736" y="294132"/>
                            <a:ext cx="1365758" cy="9144"/>
                          </a:xfrm>
                          <a:custGeom>
                            <a:avLst/>
                            <a:gdLst/>
                            <a:ahLst/>
                            <a:cxnLst/>
                            <a:rect l="0" t="0" r="0" b="0"/>
                            <a:pathLst>
                              <a:path w="1365758" h="9144">
                                <a:moveTo>
                                  <a:pt x="0" y="0"/>
                                </a:moveTo>
                                <a:lnTo>
                                  <a:pt x="1365758" y="0"/>
                                </a:lnTo>
                                <a:lnTo>
                                  <a:pt x="1365758"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71" name="Shape 41671"/>
                        <wps:cNvSpPr/>
                        <wps:spPr>
                          <a:xfrm>
                            <a:off x="0" y="588518"/>
                            <a:ext cx="1380744" cy="9144"/>
                          </a:xfrm>
                          <a:custGeom>
                            <a:avLst/>
                            <a:gdLst/>
                            <a:ahLst/>
                            <a:cxnLst/>
                            <a:rect l="0" t="0" r="0" b="0"/>
                            <a:pathLst>
                              <a:path w="1380744" h="9144">
                                <a:moveTo>
                                  <a:pt x="0" y="0"/>
                                </a:moveTo>
                                <a:lnTo>
                                  <a:pt x="1380744" y="0"/>
                                </a:lnTo>
                                <a:lnTo>
                                  <a:pt x="13807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72" name="Shape 41672"/>
                        <wps:cNvSpPr/>
                        <wps:spPr>
                          <a:xfrm>
                            <a:off x="1371549" y="5885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73" name="Shape 41673"/>
                        <wps:cNvSpPr/>
                        <wps:spPr>
                          <a:xfrm>
                            <a:off x="1377645" y="588518"/>
                            <a:ext cx="1443482" cy="9144"/>
                          </a:xfrm>
                          <a:custGeom>
                            <a:avLst/>
                            <a:gdLst/>
                            <a:ahLst/>
                            <a:cxnLst/>
                            <a:rect l="0" t="0" r="0" b="0"/>
                            <a:pathLst>
                              <a:path w="1443482" h="9144">
                                <a:moveTo>
                                  <a:pt x="0" y="0"/>
                                </a:moveTo>
                                <a:lnTo>
                                  <a:pt x="1443482" y="0"/>
                                </a:lnTo>
                                <a:lnTo>
                                  <a:pt x="1443482"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74" name="Shape 41674"/>
                        <wps:cNvSpPr/>
                        <wps:spPr>
                          <a:xfrm>
                            <a:off x="2812110" y="5885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75" name="Shape 41675"/>
                        <wps:cNvSpPr/>
                        <wps:spPr>
                          <a:xfrm>
                            <a:off x="2818206" y="588518"/>
                            <a:ext cx="1821434" cy="9144"/>
                          </a:xfrm>
                          <a:custGeom>
                            <a:avLst/>
                            <a:gdLst/>
                            <a:ahLst/>
                            <a:cxnLst/>
                            <a:rect l="0" t="0" r="0" b="0"/>
                            <a:pathLst>
                              <a:path w="1821434" h="9144">
                                <a:moveTo>
                                  <a:pt x="0" y="0"/>
                                </a:moveTo>
                                <a:lnTo>
                                  <a:pt x="1821434" y="0"/>
                                </a:lnTo>
                                <a:lnTo>
                                  <a:pt x="182143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76" name="Shape 41676"/>
                        <wps:cNvSpPr/>
                        <wps:spPr>
                          <a:xfrm>
                            <a:off x="4630497" y="5885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s:wsp>
                        <wps:cNvPr id="41677" name="Shape 41677"/>
                        <wps:cNvSpPr/>
                        <wps:spPr>
                          <a:xfrm>
                            <a:off x="4636592" y="588518"/>
                            <a:ext cx="1374902" cy="9144"/>
                          </a:xfrm>
                          <a:custGeom>
                            <a:avLst/>
                            <a:gdLst/>
                            <a:ahLst/>
                            <a:cxnLst/>
                            <a:rect l="0" t="0" r="0" b="0"/>
                            <a:pathLst>
                              <a:path w="1374902" h="9144">
                                <a:moveTo>
                                  <a:pt x="0" y="0"/>
                                </a:moveTo>
                                <a:lnTo>
                                  <a:pt x="1374902" y="0"/>
                                </a:lnTo>
                                <a:lnTo>
                                  <a:pt x="1374902" y="9144"/>
                                </a:lnTo>
                                <a:lnTo>
                                  <a:pt x="0" y="9144"/>
                                </a:lnTo>
                                <a:lnTo>
                                  <a:pt x="0" y="0"/>
                                </a:lnTo>
                              </a:path>
                            </a:pathLst>
                          </a:custGeom>
                          <a:ln w="0" cap="flat">
                            <a:miter lim="127000"/>
                          </a:ln>
                        </wps:spPr>
                        <wps:style>
                          <a:lnRef idx="0">
                            <a:srgbClr val="000000">
                              <a:alpha val="0"/>
                            </a:srgbClr>
                          </a:lnRef>
                          <a:fillRef idx="1">
                            <a:srgbClr val="008AC8"/>
                          </a:fillRef>
                          <a:effectRef idx="0">
                            <a:scrgbClr r="0" g="0" b="0"/>
                          </a:effectRef>
                          <a:fontRef idx="none"/>
                        </wps:style>
                        <wps:bodyPr/>
                      </wps:wsp>
                    </wpg:wgp>
                  </a:graphicData>
                </a:graphic>
              </wp:inline>
            </w:drawing>
          </mc:Choice>
          <mc:Fallback>
            <w:pict>
              <v:group w14:anchorId="180A53C2" id="Group 32498" o:spid="_x0000_s1066" style="width:473.35pt;height:46.8pt;mso-position-horizontal-relative:char;mso-position-vertical-relative:line" coordsize="60114,5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">
                <v:rect id="Rectangle 264" o:spid="_x0000_s1067" style="position:absolute;left:777;top:1176;width:372;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6V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Lb6bpXEAAAA3AAAAA8A&#10;AAAAAAAAAAAAAAAABwIAAGRycy9kb3ducmV2LnhtbFBLBQYAAAAAAwADALcAAAD4AgAAAAA=&#10;" filled="f" stroked="f">
                  <v:textbox inset="0,0,0,0">
                    <w:txbxContent>
                      <w:p w14:paraId="61D40A6A" w14:textId="77777777" w:rsidR="00FD6B06" w:rsidRDefault="00FD6B06">
                        <w:pPr>
                          <w:spacing w:after="160" w:line="259" w:lineRule="auto"/>
                          <w:ind w:left="0" w:firstLine="0"/>
                        </w:pPr>
                        <w:r>
                          <w:rPr>
                            <w:sz w:val="16"/>
                          </w:rPr>
                          <w:t xml:space="preserve"> </w:t>
                        </w:r>
                      </w:p>
                    </w:txbxContent>
                  </v:textbox>
                </v:rect>
                <v:rect id="Rectangle 265" o:spid="_x0000_s1068" style="position:absolute;left:14492;top:1176;width:372;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sO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Nm2yw7EAAAA3AAAAA8A&#10;AAAAAAAAAAAAAAAABwIAAGRycy9kb3ducmV2LnhtbFBLBQYAAAAAAwADALcAAAD4AgAAAAA=&#10;" filled="f" stroked="f">
                  <v:textbox inset="0,0,0,0">
                    <w:txbxContent>
                      <w:p w14:paraId="0E18D6EA" w14:textId="77777777" w:rsidR="00FD6B06" w:rsidRDefault="00FD6B06">
                        <w:pPr>
                          <w:spacing w:after="160" w:line="259" w:lineRule="auto"/>
                          <w:ind w:left="0" w:firstLine="0"/>
                        </w:pPr>
                        <w:r>
                          <w:rPr>
                            <w:sz w:val="16"/>
                          </w:rPr>
                          <w:t xml:space="preserve"> </w:t>
                        </w:r>
                      </w:p>
                    </w:txbxContent>
                  </v:textbox>
                </v:rect>
                <v:rect id="Rectangle 266" o:spid="_x0000_s1069" style="position:absolute;left:28898;top:1176;width:372;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" filled="f" stroked="f">
                  <v:textbox inset="0,0,0,0">
                    <w:txbxContent>
                      <w:p w14:paraId="255D11B8" w14:textId="77777777" w:rsidR="00FD6B06" w:rsidRDefault="00FD6B06">
                        <w:pPr>
                          <w:spacing w:after="160" w:line="259" w:lineRule="auto"/>
                          <w:ind w:left="0" w:firstLine="0"/>
                        </w:pPr>
                        <w:r>
                          <w:rPr>
                            <w:sz w:val="16"/>
                          </w:rPr>
                          <w:t xml:space="preserve"> </w:t>
                        </w:r>
                      </w:p>
                    </w:txbxContent>
                  </v:textbox>
                </v:rect>
                <v:rect id="Rectangle 267" o:spid="_x0000_s1070" style="position:absolute;left:47066;top:1176;width:373;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inset="0,0,0,0">
                    <w:txbxContent>
                      <w:p w14:paraId="30C5FF8B" w14:textId="77777777" w:rsidR="00FD6B06" w:rsidRDefault="00FD6B06">
                        <w:pPr>
                          <w:spacing w:after="160" w:line="259" w:lineRule="auto"/>
                          <w:ind w:left="0" w:firstLine="0"/>
                        </w:pPr>
                        <w:r>
                          <w:rPr>
                            <w:sz w:val="16"/>
                          </w:rPr>
                          <w:t xml:space="preserve"> </w:t>
                        </w:r>
                      </w:p>
                    </w:txbxContent>
                  </v:textbox>
                </v:rect>
                <v:shape id="Shape 41657" o:spid="_x0000_s1071" style="position:absolute;left:91;width:13716;height:91;visibility:visible;mso-wrap-style:square;v-text-anchor:top" coordsize="1371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" path="m,l1371600,r,9144l,9144,,e" fillcolor="#008ac8" stroked="f" strokeweight="0">
                  <v:stroke miterlimit="83231f" joinstyle="miter"/>
                  <v:path arrowok="t" textboxrect="0,0,1371600,9144"/>
                </v:shape>
                <v:shape id="Shape 41658" o:spid="_x0000_s1072" style="position:absolute;left:1380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" path="m,l9144,r,9144l,9144,,e" fillcolor="#008ac8" stroked="f" strokeweight="0">
                  <v:stroke miterlimit="83231f" joinstyle="miter"/>
                  <v:path arrowok="t" textboxrect="0,0,9144,9144"/>
                </v:shape>
                <v:shape id="Shape 41659" o:spid="_x0000_s1073" style="position:absolute;left:13867;width:14344;height:91;visibility:visible;mso-wrap-style:square;v-text-anchor:top" coordsize="14343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" path="m,l1434338,r,9144l,9144,,e" fillcolor="#008ac8" stroked="f" strokeweight="0">
                  <v:stroke miterlimit="83231f" joinstyle="miter"/>
                  <v:path arrowok="t" textboxrect="0,0,1434338,9144"/>
                </v:shape>
                <v:shape id="Shape 41660" o:spid="_x0000_s1074" style="position:absolute;left:2821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" path="m,l9144,r,9144l,9144,,e" fillcolor="#008ac8" stroked="f" strokeweight="0">
                  <v:stroke miterlimit="83231f" joinstyle="miter"/>
                  <v:path arrowok="t" textboxrect="0,0,9144,9144"/>
                </v:shape>
                <v:shape id="Shape 41661" o:spid="_x0000_s1075" style="position:absolute;left:28273;width:18123;height:91;visibility:visible;mso-wrap-style:square;v-text-anchor:top" coordsize="18122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" path="m,l1812290,r,9144l,9144,,e" fillcolor="#008ac8" stroked="f" strokeweight="0">
                  <v:stroke miterlimit="83231f" joinstyle="miter"/>
                  <v:path arrowok="t" textboxrect="0,0,1812290,9144"/>
                </v:shape>
                <v:shape id="Shape 41662" o:spid="_x0000_s1076" style="position:absolute;left:4639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" path="m,l9144,r,9144l,9144,,e" fillcolor="#008ac8" stroked="f" strokeweight="0">
                  <v:stroke miterlimit="83231f" joinstyle="miter"/>
                  <v:path arrowok="t" textboxrect="0,0,9144,9144"/>
                </v:shape>
                <v:shape id="Shape 41663" o:spid="_x0000_s1077" style="position:absolute;left:46457;width:13657;height:91;visibility:visible;mso-wrap-style:square;v-text-anchor:top" coordsize="13657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" path="m,l1365758,r,9144l,9144,,e" fillcolor="#008ac8" stroked="f" strokeweight="0">
                  <v:stroke miterlimit="83231f" joinstyle="miter"/>
                  <v:path arrowok="t" textboxrect="0,0,1365758,9144"/>
                </v:shape>
                <v:rect id="Rectangle 275" o:spid="_x0000_s1078" style="position:absolute;left:777;top:4118;width:372;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14:paraId="2FCB22F3" w14:textId="77777777" w:rsidR="00FD6B06" w:rsidRDefault="00FD6B06">
                        <w:pPr>
                          <w:spacing w:after="160" w:line="259" w:lineRule="auto"/>
                          <w:ind w:left="0" w:firstLine="0"/>
                        </w:pPr>
                        <w:r>
                          <w:rPr>
                            <w:sz w:val="16"/>
                          </w:rPr>
                          <w:t xml:space="preserve"> </w:t>
                        </w:r>
                      </w:p>
                    </w:txbxContent>
                  </v:textbox>
                </v:rect>
                <v:rect id="Rectangle 276" o:spid="_x0000_s1079" style="position:absolute;left:14492;top:4118;width:372;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14:paraId="27C680A9" w14:textId="77777777" w:rsidR="00FD6B06" w:rsidRDefault="00FD6B06">
                        <w:pPr>
                          <w:spacing w:after="160" w:line="259" w:lineRule="auto"/>
                          <w:ind w:left="0" w:firstLine="0"/>
                        </w:pPr>
                        <w:r>
                          <w:rPr>
                            <w:sz w:val="16"/>
                          </w:rPr>
                          <w:t xml:space="preserve"> </w:t>
                        </w:r>
                      </w:p>
                    </w:txbxContent>
                  </v:textbox>
                </v:rect>
                <v:rect id="Rectangle 277" o:spid="_x0000_s1080" style="position:absolute;left:28898;top:4118;width:372;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Y/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" filled="f" stroked="f">
                  <v:textbox inset="0,0,0,0">
                    <w:txbxContent>
                      <w:p w14:paraId="6659525E" w14:textId="77777777" w:rsidR="00FD6B06" w:rsidRDefault="00FD6B06">
                        <w:pPr>
                          <w:spacing w:after="160" w:line="259" w:lineRule="auto"/>
                          <w:ind w:left="0" w:firstLine="0"/>
                        </w:pPr>
                        <w:r>
                          <w:rPr>
                            <w:sz w:val="16"/>
                          </w:rPr>
                          <w:t xml:space="preserve"> </w:t>
                        </w:r>
                      </w:p>
                    </w:txbxContent>
                  </v:textbox>
                </v:rect>
                <v:rect id="Rectangle 278" o:spid="_x0000_s1081" style="position:absolute;left:47066;top:4118;width:373;height:1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" filled="f" stroked="f">
                  <v:textbox inset="0,0,0,0">
                    <w:txbxContent>
                      <w:p w14:paraId="73AFFC13" w14:textId="77777777" w:rsidR="00FD6B06" w:rsidRDefault="00FD6B06">
                        <w:pPr>
                          <w:spacing w:after="160" w:line="259" w:lineRule="auto"/>
                          <w:ind w:left="0" w:firstLine="0"/>
                        </w:pPr>
                        <w:r>
                          <w:rPr>
                            <w:sz w:val="16"/>
                          </w:rPr>
                          <w:t xml:space="preserve"> </w:t>
                        </w:r>
                      </w:p>
                    </w:txbxContent>
                  </v:textbox>
                </v:rect>
                <v:shape id="Shape 41664" o:spid="_x0000_s1082" style="position:absolute;left:91;top:2941;width:13716;height:91;visibility:visible;mso-wrap-style:square;v-text-anchor:top" coordsize="13716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" path="m,l1371600,r,9144l,9144,,e" fillcolor="#008ac8" stroked="f" strokeweight="0">
                  <v:stroke miterlimit="83231f" joinstyle="miter"/>
                  <v:path arrowok="t" textboxrect="0,0,1371600,9144"/>
                </v:shape>
                <v:shape id="Shape 41665" o:spid="_x0000_s1083" style="position:absolute;left:13806;top:294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" path="m,l9144,r,9144l,9144,,e" fillcolor="#008ac8" stroked="f" strokeweight="0">
                  <v:stroke miterlimit="83231f" joinstyle="miter"/>
                  <v:path arrowok="t" textboxrect="0,0,9144,9144"/>
                </v:shape>
                <v:shape id="Shape 41666" o:spid="_x0000_s1084" style="position:absolute;left:13867;top:2941;width:14344;height:91;visibility:visible;mso-wrap-style:square;v-text-anchor:top" coordsize="143433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" path="m,l1434338,r,9144l,9144,,e" fillcolor="#008ac8" stroked="f" strokeweight="0">
                  <v:stroke miterlimit="83231f" joinstyle="miter"/>
                  <v:path arrowok="t" textboxrect="0,0,1434338,9144"/>
                </v:shape>
                <v:shape id="Shape 41667" o:spid="_x0000_s1085" style="position:absolute;left:28212;top:294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" path="m,l9144,r,9144l,9144,,e" fillcolor="#008ac8" stroked="f" strokeweight="0">
                  <v:stroke miterlimit="83231f" joinstyle="miter"/>
                  <v:path arrowok="t" textboxrect="0,0,9144,9144"/>
                </v:shape>
                <v:shape id="Shape 41668" o:spid="_x0000_s1086" style="position:absolute;left:28273;top:2941;width:18123;height:91;visibility:visible;mso-wrap-style:square;v-text-anchor:top" coordsize="181229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" path="m,l1812290,r,9144l,9144,,e" fillcolor="#008ac8" stroked="f" strokeweight="0">
                  <v:stroke miterlimit="83231f" joinstyle="miter"/>
                  <v:path arrowok="t" textboxrect="0,0,1812290,9144"/>
                </v:shape>
                <v:shape id="Shape 41669" o:spid="_x0000_s1087" style="position:absolute;left:46396;top:294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" path="m,l9144,r,9144l,9144,,e" fillcolor="#008ac8" stroked="f" strokeweight="0">
                  <v:stroke miterlimit="83231f" joinstyle="miter"/>
                  <v:path arrowok="t" textboxrect="0,0,9144,9144"/>
                </v:shape>
                <v:shape id="Shape 41670" o:spid="_x0000_s1088" style="position:absolute;left:46457;top:2941;width:13657;height:91;visibility:visible;mso-wrap-style:square;v-text-anchor:top" coordsize="136575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" path="m,l1365758,r,9144l,9144,,e" fillcolor="#008ac8" stroked="f" strokeweight="0">
                  <v:stroke miterlimit="83231f" joinstyle="miter"/>
                  <v:path arrowok="t" textboxrect="0,0,1365758,9144"/>
                </v:shape>
                <v:shape id="Shape 41671" o:spid="_x0000_s1089" style="position:absolute;top:5885;width:13807;height:91;visibility:visible;mso-wrap-style:square;v-text-anchor:top" coordsize="13807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" path="m,l1380744,r,9144l,9144,,e" fillcolor="#008ac8" stroked="f" strokeweight="0">
                  <v:stroke miterlimit="83231f" joinstyle="miter"/>
                  <v:path arrowok="t" textboxrect="0,0,1380744,9144"/>
                </v:shape>
                <v:shape id="Shape 41672" o:spid="_x0000_s1090" style="position:absolute;left:13715;top:588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" path="m,l9144,r,9144l,9144,,e" fillcolor="#008ac8" stroked="f" strokeweight="0">
                  <v:stroke miterlimit="83231f" joinstyle="miter"/>
                  <v:path arrowok="t" textboxrect="0,0,9144,9144"/>
                </v:shape>
                <v:shape id="Shape 41673" o:spid="_x0000_s1091" style="position:absolute;left:13776;top:5885;width:14435;height:91;visibility:visible;mso-wrap-style:square;v-text-anchor:top" coordsize="144348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" path="m,l1443482,r,9144l,9144,,e" fillcolor="#008ac8" stroked="f" strokeweight="0">
                  <v:stroke miterlimit="83231f" joinstyle="miter"/>
                  <v:path arrowok="t" textboxrect="0,0,1443482,9144"/>
                </v:shape>
                <v:shape id="Shape 41674" o:spid="_x0000_s1092" style="position:absolute;left:28121;top:588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" path="m,l9144,r,9144l,9144,,e" fillcolor="#008ac8" stroked="f" strokeweight="0">
                  <v:stroke miterlimit="83231f" joinstyle="miter"/>
                  <v:path arrowok="t" textboxrect="0,0,9144,9144"/>
                </v:shape>
                <v:shape id="Shape 41675" o:spid="_x0000_s1093" style="position:absolute;left:28182;top:5885;width:18214;height:91;visibility:visible;mso-wrap-style:square;v-text-anchor:top" coordsize="182143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" path="m,l1821434,r,9144l,9144,,e" fillcolor="#008ac8" stroked="f" strokeweight="0">
                  <v:stroke miterlimit="83231f" joinstyle="miter"/>
                  <v:path arrowok="t" textboxrect="0,0,1821434,9144"/>
                </v:shape>
                <v:shape id="Shape 41676" o:spid="_x0000_s1094" style="position:absolute;left:46304;top:588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" path="m,l9144,r,9144l,9144,,e" fillcolor="#008ac8" stroked="f" strokeweight="0">
                  <v:stroke miterlimit="83231f" joinstyle="miter"/>
                  <v:path arrowok="t" textboxrect="0,0,9144,9144"/>
                </v:shape>
                <v:shape id="Shape 41677" o:spid="_x0000_s1095" style="position:absolute;left:46365;top:5885;width:13749;height:91;visibility:visible;mso-wrap-style:square;v-text-anchor:top" coordsize="13749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" path="m,l1374902,r,9144l,9144,,e" fillcolor="#008ac8" stroked="f" strokeweight="0">
                  <v:stroke miterlimit="83231f" joinstyle="miter"/>
                  <v:path arrowok="t" textboxrect="0,0,1374902,9144"/>
                </v:shape>
                <w10:anchorlock/>
              </v:group>
            </w:pict>
          </mc:Fallback>
        </mc:AlternateContent>
      </w:r>
    </w:p>
    <w:p w14:paraId="4F68D00D" w14:textId="77777777" w:rsidR="00681A6C" w:rsidRDefault="00CA1699">
      <w:pPr>
        <w:spacing w:after="0" w:line="259" w:lineRule="auto"/>
        <w:ind w:left="720" w:firstLine="0"/>
      </w:pPr>
      <w:r>
        <w:t xml:space="preserve"> </w:t>
      </w:r>
    </w:p>
    <w:p w14:paraId="0302651C" w14:textId="77777777" w:rsidR="00681A6C" w:rsidRDefault="00681A6C">
      <w:pPr>
        <w:sectPr w:rsidR="00681A6C">
          <w:footerReference w:type="even" r:id="rId12"/>
          <w:footerReference w:type="default" r:id="rId13"/>
          <w:footerReference w:type="first" r:id="rId14"/>
          <w:footnotePr>
            <w:numRestart w:val="eachPage"/>
          </w:footnotePr>
          <w:pgSz w:w="12240" w:h="15840"/>
          <w:pgMar w:top="826" w:right="1437" w:bottom="142" w:left="720" w:header="720" w:footer="720" w:gutter="0"/>
          <w:pgNumType w:fmt="lowerRoman"/>
          <w:cols w:space="720"/>
          <w:titlePg/>
        </w:sectPr>
      </w:pPr>
    </w:p>
    <w:p w14:paraId="572E9900" w14:textId="77777777" w:rsidR="000161AD" w:rsidRDefault="00CA1699">
      <w:pPr>
        <w:spacing w:after="308" w:line="259" w:lineRule="auto"/>
        <w:ind w:left="-5"/>
      </w:pPr>
      <w:r>
        <w:rPr>
          <w:color w:val="008AC8"/>
          <w:sz w:val="32"/>
        </w:rPr>
        <w:lastRenderedPageBreak/>
        <w:t xml:space="preserve">Table of Contents </w:t>
      </w:r>
    </w:p>
    <w:customXmlInsRangeStart w:id="1" w:author="Christian Hamson" w:date="2018-11-09T18:11:00Z"/>
    <w:sdt>
      <w:sdtPr>
        <w:rPr>
          <w:rFonts w:ascii="Segoe UI" w:eastAsia="Segoe UI" w:hAnsi="Segoe UI" w:cs="Segoe UI"/>
          <w:color w:val="000000"/>
          <w:sz w:val="22"/>
          <w:szCs w:val="22"/>
        </w:rPr>
        <w:id w:val="-2128604728"/>
        <w:docPartObj>
          <w:docPartGallery w:val="Table of Contents"/>
          <w:docPartUnique/>
        </w:docPartObj>
      </w:sdtPr>
      <w:sdtEndPr>
        <w:rPr>
          <w:b/>
          <w:bCs/>
          <w:noProof/>
        </w:rPr>
      </w:sdtEndPr>
      <w:sdtContent>
        <w:customXmlInsRangeEnd w:id="1"/>
        <w:p w14:paraId="31B072E3" w14:textId="5BA60810" w:rsidR="000161AD" w:rsidRDefault="000161AD">
          <w:pPr>
            <w:pStyle w:val="TOCHeading"/>
            <w:rPr>
              <w:ins w:id="2" w:author="Christian Hamson" w:date="2018-11-09T18:11:00Z"/>
            </w:rPr>
          </w:pPr>
        </w:p>
        <w:p w14:paraId="58F148A8" w14:textId="7277DB6A" w:rsidR="00A964CC" w:rsidRDefault="000161AD">
          <w:pPr>
            <w:pStyle w:val="TOC1"/>
            <w:tabs>
              <w:tab w:val="left" w:pos="440"/>
              <w:tab w:val="right" w:leader="dot" w:pos="9339"/>
            </w:tabs>
            <w:rPr>
              <w:rFonts w:asciiTheme="minorHAnsi" w:eastAsiaTheme="minorEastAsia" w:hAnsiTheme="minorHAnsi" w:cstheme="minorBidi"/>
              <w:noProof/>
              <w:color w:val="auto"/>
            </w:rPr>
          </w:pPr>
          <w:ins w:id="3" w:author="Christian Hamson" w:date="2018-11-09T18:11:00Z">
            <w:r>
              <w:rPr>
                <w:b/>
                <w:bCs/>
                <w:noProof/>
              </w:rPr>
              <w:fldChar w:fldCharType="begin"/>
            </w:r>
            <w:r>
              <w:rPr>
                <w:b/>
                <w:bCs/>
                <w:noProof/>
              </w:rPr>
              <w:instrText xml:space="preserve"> TOC \o "1-3" \h \z \u </w:instrText>
            </w:r>
            <w:r>
              <w:rPr>
                <w:b/>
                <w:bCs/>
                <w:noProof/>
              </w:rPr>
              <w:fldChar w:fldCharType="separate"/>
            </w:r>
          </w:ins>
          <w:hyperlink w:anchor="_Toc529792859" w:history="1">
            <w:r w:rsidR="00A964CC" w:rsidRPr="00C0274D">
              <w:rPr>
                <w:rStyle w:val="Hyperlink"/>
                <w:noProof/>
              </w:rPr>
              <w:t>1</w:t>
            </w:r>
            <w:r w:rsidR="00A964CC" w:rsidRPr="00C0274D">
              <w:rPr>
                <w:rStyle w:val="Hyperlink"/>
                <w:rFonts w:ascii="Arial" w:eastAsia="Arial" w:hAnsi="Arial" w:cs="Arial"/>
                <w:noProof/>
              </w:rPr>
              <w:t xml:space="preserve"> </w:t>
            </w:r>
            <w:r w:rsidR="00A964CC">
              <w:rPr>
                <w:rFonts w:asciiTheme="minorHAnsi" w:eastAsiaTheme="minorEastAsia" w:hAnsiTheme="minorHAnsi" w:cstheme="minorBidi"/>
                <w:noProof/>
                <w:color w:val="auto"/>
              </w:rPr>
              <w:tab/>
            </w:r>
            <w:r w:rsidR="00A964CC" w:rsidRPr="00C0274D">
              <w:rPr>
                <w:rStyle w:val="Hyperlink"/>
                <w:noProof/>
              </w:rPr>
              <w:t>Summary</w:t>
            </w:r>
            <w:r w:rsidR="00A964CC">
              <w:rPr>
                <w:noProof/>
                <w:webHidden/>
              </w:rPr>
              <w:tab/>
            </w:r>
            <w:r w:rsidR="00A964CC">
              <w:rPr>
                <w:noProof/>
                <w:webHidden/>
              </w:rPr>
              <w:fldChar w:fldCharType="begin"/>
            </w:r>
            <w:r w:rsidR="00A964CC">
              <w:rPr>
                <w:noProof/>
                <w:webHidden/>
              </w:rPr>
              <w:instrText xml:space="preserve"> PAGEREF _Toc529792859 \h </w:instrText>
            </w:r>
            <w:r w:rsidR="00A964CC">
              <w:rPr>
                <w:noProof/>
                <w:webHidden/>
              </w:rPr>
            </w:r>
            <w:r w:rsidR="00A964CC">
              <w:rPr>
                <w:noProof/>
                <w:webHidden/>
              </w:rPr>
              <w:fldChar w:fldCharType="separate"/>
            </w:r>
            <w:r w:rsidR="00A964CC">
              <w:rPr>
                <w:noProof/>
                <w:webHidden/>
              </w:rPr>
              <w:t>vi</w:t>
            </w:r>
            <w:r w:rsidR="00A964CC">
              <w:rPr>
                <w:noProof/>
                <w:webHidden/>
              </w:rPr>
              <w:fldChar w:fldCharType="end"/>
            </w:r>
          </w:hyperlink>
        </w:p>
        <w:p w14:paraId="3B7D4D24" w14:textId="21D5E7E0" w:rsidR="00A964CC" w:rsidRDefault="0018338E">
          <w:pPr>
            <w:pStyle w:val="TOC1"/>
            <w:tabs>
              <w:tab w:val="left" w:pos="440"/>
              <w:tab w:val="right" w:leader="dot" w:pos="9339"/>
            </w:tabs>
            <w:rPr>
              <w:rFonts w:asciiTheme="minorHAnsi" w:eastAsiaTheme="minorEastAsia" w:hAnsiTheme="minorHAnsi" w:cstheme="minorBidi"/>
              <w:noProof/>
              <w:color w:val="auto"/>
            </w:rPr>
          </w:pPr>
          <w:hyperlink w:anchor="_Toc529792860" w:history="1">
            <w:r w:rsidR="00A964CC" w:rsidRPr="00C0274D">
              <w:rPr>
                <w:rStyle w:val="Hyperlink"/>
                <w:noProof/>
              </w:rPr>
              <w:t>2</w:t>
            </w:r>
            <w:r w:rsidR="00A964CC">
              <w:rPr>
                <w:rFonts w:asciiTheme="minorHAnsi" w:eastAsiaTheme="minorEastAsia" w:hAnsiTheme="minorHAnsi" w:cstheme="minorBidi"/>
                <w:noProof/>
                <w:color w:val="auto"/>
              </w:rPr>
              <w:tab/>
            </w:r>
            <w:r w:rsidR="00A964CC" w:rsidRPr="00C0274D">
              <w:rPr>
                <w:rStyle w:val="Hyperlink"/>
                <w:noProof/>
              </w:rPr>
              <w:t>The philosophy behind the Azure Data Lake organization</w:t>
            </w:r>
            <w:r w:rsidR="00A964CC">
              <w:rPr>
                <w:noProof/>
                <w:webHidden/>
              </w:rPr>
              <w:tab/>
            </w:r>
            <w:r w:rsidR="00A964CC">
              <w:rPr>
                <w:noProof/>
                <w:webHidden/>
              </w:rPr>
              <w:fldChar w:fldCharType="begin"/>
            </w:r>
            <w:r w:rsidR="00A964CC">
              <w:rPr>
                <w:noProof/>
                <w:webHidden/>
              </w:rPr>
              <w:instrText xml:space="preserve"> PAGEREF _Toc529792860 \h </w:instrText>
            </w:r>
            <w:r w:rsidR="00A964CC">
              <w:rPr>
                <w:noProof/>
                <w:webHidden/>
              </w:rPr>
            </w:r>
            <w:r w:rsidR="00A964CC">
              <w:rPr>
                <w:noProof/>
                <w:webHidden/>
              </w:rPr>
              <w:fldChar w:fldCharType="separate"/>
            </w:r>
            <w:r w:rsidR="00A964CC">
              <w:rPr>
                <w:noProof/>
                <w:webHidden/>
              </w:rPr>
              <w:t>7</w:t>
            </w:r>
            <w:r w:rsidR="00A964CC">
              <w:rPr>
                <w:noProof/>
                <w:webHidden/>
              </w:rPr>
              <w:fldChar w:fldCharType="end"/>
            </w:r>
          </w:hyperlink>
        </w:p>
        <w:p w14:paraId="51053E6F" w14:textId="442A908E" w:rsidR="00A964CC" w:rsidRDefault="0018338E">
          <w:pPr>
            <w:pStyle w:val="TOC1"/>
            <w:tabs>
              <w:tab w:val="left" w:pos="440"/>
              <w:tab w:val="right" w:leader="dot" w:pos="9339"/>
            </w:tabs>
            <w:rPr>
              <w:rFonts w:asciiTheme="minorHAnsi" w:eastAsiaTheme="minorEastAsia" w:hAnsiTheme="minorHAnsi" w:cstheme="minorBidi"/>
              <w:noProof/>
              <w:color w:val="auto"/>
            </w:rPr>
          </w:pPr>
          <w:hyperlink w:anchor="_Toc529792861" w:history="1">
            <w:r w:rsidR="00A964CC" w:rsidRPr="00C0274D">
              <w:rPr>
                <w:rStyle w:val="Hyperlink"/>
                <w:noProof/>
              </w:rPr>
              <w:t>3</w:t>
            </w:r>
            <w:r w:rsidR="00A964CC">
              <w:rPr>
                <w:rFonts w:asciiTheme="minorHAnsi" w:eastAsiaTheme="minorEastAsia" w:hAnsiTheme="minorHAnsi" w:cstheme="minorBidi"/>
                <w:noProof/>
                <w:color w:val="auto"/>
              </w:rPr>
              <w:tab/>
            </w:r>
            <w:r w:rsidR="00A964CC" w:rsidRPr="00C0274D">
              <w:rPr>
                <w:rStyle w:val="Hyperlink"/>
                <w:noProof/>
              </w:rPr>
              <w:t>Decisions to be made</w:t>
            </w:r>
            <w:r w:rsidR="00A964CC">
              <w:rPr>
                <w:noProof/>
                <w:webHidden/>
              </w:rPr>
              <w:tab/>
            </w:r>
            <w:r w:rsidR="00A964CC">
              <w:rPr>
                <w:noProof/>
                <w:webHidden/>
              </w:rPr>
              <w:fldChar w:fldCharType="begin"/>
            </w:r>
            <w:r w:rsidR="00A964CC">
              <w:rPr>
                <w:noProof/>
                <w:webHidden/>
              </w:rPr>
              <w:instrText xml:space="preserve"> PAGEREF _Toc529792861 \h </w:instrText>
            </w:r>
            <w:r w:rsidR="00A964CC">
              <w:rPr>
                <w:noProof/>
                <w:webHidden/>
              </w:rPr>
            </w:r>
            <w:r w:rsidR="00A964CC">
              <w:rPr>
                <w:noProof/>
                <w:webHidden/>
              </w:rPr>
              <w:fldChar w:fldCharType="separate"/>
            </w:r>
            <w:r w:rsidR="00A964CC">
              <w:rPr>
                <w:noProof/>
                <w:webHidden/>
              </w:rPr>
              <w:t>9</w:t>
            </w:r>
            <w:r w:rsidR="00A964CC">
              <w:rPr>
                <w:noProof/>
                <w:webHidden/>
              </w:rPr>
              <w:fldChar w:fldCharType="end"/>
            </w:r>
          </w:hyperlink>
        </w:p>
        <w:p w14:paraId="513918CA" w14:textId="03400481" w:rsidR="00A964CC" w:rsidRDefault="0018338E">
          <w:pPr>
            <w:pStyle w:val="TOC1"/>
            <w:tabs>
              <w:tab w:val="left" w:pos="440"/>
              <w:tab w:val="right" w:leader="dot" w:pos="9339"/>
            </w:tabs>
            <w:rPr>
              <w:rFonts w:asciiTheme="minorHAnsi" w:eastAsiaTheme="minorEastAsia" w:hAnsiTheme="minorHAnsi" w:cstheme="minorBidi"/>
              <w:noProof/>
              <w:color w:val="auto"/>
            </w:rPr>
          </w:pPr>
          <w:hyperlink w:anchor="_Toc529792862" w:history="1">
            <w:r w:rsidR="00A964CC" w:rsidRPr="00C0274D">
              <w:rPr>
                <w:rStyle w:val="Hyperlink"/>
                <w:noProof/>
              </w:rPr>
              <w:t>4</w:t>
            </w:r>
            <w:r w:rsidR="00A964CC">
              <w:rPr>
                <w:rFonts w:asciiTheme="minorHAnsi" w:eastAsiaTheme="minorEastAsia" w:hAnsiTheme="minorHAnsi" w:cstheme="minorBidi"/>
                <w:noProof/>
                <w:color w:val="auto"/>
              </w:rPr>
              <w:tab/>
            </w:r>
            <w:r w:rsidR="00A964CC" w:rsidRPr="00C0274D">
              <w:rPr>
                <w:rStyle w:val="Hyperlink"/>
                <w:noProof/>
              </w:rPr>
              <w:t>Data Lakes for Dev/Test and Prod</w:t>
            </w:r>
            <w:r w:rsidR="00A964CC">
              <w:rPr>
                <w:noProof/>
                <w:webHidden/>
              </w:rPr>
              <w:tab/>
            </w:r>
            <w:r w:rsidR="00A964CC">
              <w:rPr>
                <w:noProof/>
                <w:webHidden/>
              </w:rPr>
              <w:fldChar w:fldCharType="begin"/>
            </w:r>
            <w:r w:rsidR="00A964CC">
              <w:rPr>
                <w:noProof/>
                <w:webHidden/>
              </w:rPr>
              <w:instrText xml:space="preserve"> PAGEREF _Toc529792862 \h </w:instrText>
            </w:r>
            <w:r w:rsidR="00A964CC">
              <w:rPr>
                <w:noProof/>
                <w:webHidden/>
              </w:rPr>
            </w:r>
            <w:r w:rsidR="00A964CC">
              <w:rPr>
                <w:noProof/>
                <w:webHidden/>
              </w:rPr>
              <w:fldChar w:fldCharType="separate"/>
            </w:r>
            <w:r w:rsidR="00A964CC">
              <w:rPr>
                <w:noProof/>
                <w:webHidden/>
              </w:rPr>
              <w:t>11</w:t>
            </w:r>
            <w:r w:rsidR="00A964CC">
              <w:rPr>
                <w:noProof/>
                <w:webHidden/>
              </w:rPr>
              <w:fldChar w:fldCharType="end"/>
            </w:r>
          </w:hyperlink>
        </w:p>
        <w:p w14:paraId="1678EFE0" w14:textId="4A00EE13" w:rsidR="00A964CC" w:rsidRDefault="0018338E">
          <w:pPr>
            <w:pStyle w:val="TOC1"/>
            <w:tabs>
              <w:tab w:val="left" w:pos="440"/>
              <w:tab w:val="right" w:leader="dot" w:pos="9339"/>
            </w:tabs>
            <w:rPr>
              <w:rFonts w:asciiTheme="minorHAnsi" w:eastAsiaTheme="minorEastAsia" w:hAnsiTheme="minorHAnsi" w:cstheme="minorBidi"/>
              <w:noProof/>
              <w:color w:val="auto"/>
            </w:rPr>
          </w:pPr>
          <w:hyperlink w:anchor="_Toc529792863" w:history="1">
            <w:r w:rsidR="00A964CC" w:rsidRPr="00C0274D">
              <w:rPr>
                <w:rStyle w:val="Hyperlink"/>
                <w:noProof/>
              </w:rPr>
              <w:t>5</w:t>
            </w:r>
            <w:r w:rsidR="00A964CC">
              <w:rPr>
                <w:rFonts w:asciiTheme="minorHAnsi" w:eastAsiaTheme="minorEastAsia" w:hAnsiTheme="minorHAnsi" w:cstheme="minorBidi"/>
                <w:noProof/>
                <w:color w:val="auto"/>
              </w:rPr>
              <w:tab/>
            </w:r>
            <w:r w:rsidR="00A964CC" w:rsidRPr="00C0274D">
              <w:rPr>
                <w:rStyle w:val="Hyperlink"/>
                <w:noProof/>
              </w:rPr>
              <w:t>The internal organization of the Azure Data lake</w:t>
            </w:r>
            <w:r w:rsidR="00A964CC">
              <w:rPr>
                <w:noProof/>
                <w:webHidden/>
              </w:rPr>
              <w:tab/>
            </w:r>
            <w:r w:rsidR="00A964CC">
              <w:rPr>
                <w:noProof/>
                <w:webHidden/>
              </w:rPr>
              <w:fldChar w:fldCharType="begin"/>
            </w:r>
            <w:r w:rsidR="00A964CC">
              <w:rPr>
                <w:noProof/>
                <w:webHidden/>
              </w:rPr>
              <w:instrText xml:space="preserve"> PAGEREF _Toc529792863 \h </w:instrText>
            </w:r>
            <w:r w:rsidR="00A964CC">
              <w:rPr>
                <w:noProof/>
                <w:webHidden/>
              </w:rPr>
            </w:r>
            <w:r w:rsidR="00A964CC">
              <w:rPr>
                <w:noProof/>
                <w:webHidden/>
              </w:rPr>
              <w:fldChar w:fldCharType="separate"/>
            </w:r>
            <w:r w:rsidR="00A964CC">
              <w:rPr>
                <w:noProof/>
                <w:webHidden/>
              </w:rPr>
              <w:t>12</w:t>
            </w:r>
            <w:r w:rsidR="00A964CC">
              <w:rPr>
                <w:noProof/>
                <w:webHidden/>
              </w:rPr>
              <w:fldChar w:fldCharType="end"/>
            </w:r>
          </w:hyperlink>
        </w:p>
        <w:p w14:paraId="38972CD5" w14:textId="482D38E8" w:rsidR="00A964CC" w:rsidRDefault="0018338E">
          <w:pPr>
            <w:pStyle w:val="TOC2"/>
            <w:tabs>
              <w:tab w:val="left" w:pos="880"/>
              <w:tab w:val="right" w:leader="dot" w:pos="9339"/>
            </w:tabs>
            <w:rPr>
              <w:rFonts w:asciiTheme="minorHAnsi" w:eastAsiaTheme="minorEastAsia" w:hAnsiTheme="minorHAnsi" w:cstheme="minorBidi"/>
              <w:noProof/>
              <w:color w:val="auto"/>
            </w:rPr>
          </w:pPr>
          <w:hyperlink w:anchor="_Toc529792864" w:history="1">
            <w:r w:rsidR="00A964CC" w:rsidRPr="00C0274D">
              <w:rPr>
                <w:rStyle w:val="Hyperlink"/>
                <w:noProof/>
              </w:rPr>
              <w:t>5.1</w:t>
            </w:r>
            <w:r w:rsidR="00A964CC">
              <w:rPr>
                <w:rFonts w:asciiTheme="minorHAnsi" w:eastAsiaTheme="minorEastAsia" w:hAnsiTheme="minorHAnsi" w:cstheme="minorBidi"/>
                <w:noProof/>
                <w:color w:val="auto"/>
              </w:rPr>
              <w:tab/>
            </w:r>
            <w:r w:rsidR="00A964CC" w:rsidRPr="00C0274D">
              <w:rPr>
                <w:rStyle w:val="Hyperlink"/>
                <w:noProof/>
              </w:rPr>
              <w:t>Logical Zones</w:t>
            </w:r>
            <w:r w:rsidR="00A964CC">
              <w:rPr>
                <w:noProof/>
                <w:webHidden/>
              </w:rPr>
              <w:tab/>
            </w:r>
            <w:r w:rsidR="00A964CC">
              <w:rPr>
                <w:noProof/>
                <w:webHidden/>
              </w:rPr>
              <w:fldChar w:fldCharType="begin"/>
            </w:r>
            <w:r w:rsidR="00A964CC">
              <w:rPr>
                <w:noProof/>
                <w:webHidden/>
              </w:rPr>
              <w:instrText xml:space="preserve"> PAGEREF _Toc529792864 \h </w:instrText>
            </w:r>
            <w:r w:rsidR="00A964CC">
              <w:rPr>
                <w:noProof/>
                <w:webHidden/>
              </w:rPr>
            </w:r>
            <w:r w:rsidR="00A964CC">
              <w:rPr>
                <w:noProof/>
                <w:webHidden/>
              </w:rPr>
              <w:fldChar w:fldCharType="separate"/>
            </w:r>
            <w:r w:rsidR="00A964CC">
              <w:rPr>
                <w:noProof/>
                <w:webHidden/>
              </w:rPr>
              <w:t>12</w:t>
            </w:r>
            <w:r w:rsidR="00A964CC">
              <w:rPr>
                <w:noProof/>
                <w:webHidden/>
              </w:rPr>
              <w:fldChar w:fldCharType="end"/>
            </w:r>
          </w:hyperlink>
        </w:p>
        <w:p w14:paraId="1A9FB3A9" w14:textId="544159C7" w:rsidR="00A964CC" w:rsidRDefault="0018338E">
          <w:pPr>
            <w:pStyle w:val="TOC3"/>
            <w:tabs>
              <w:tab w:val="right" w:leader="dot" w:pos="9339"/>
            </w:tabs>
            <w:rPr>
              <w:rFonts w:asciiTheme="minorHAnsi" w:eastAsiaTheme="minorEastAsia" w:hAnsiTheme="minorHAnsi" w:cstheme="minorBidi"/>
              <w:noProof/>
              <w:color w:val="auto"/>
            </w:rPr>
          </w:pPr>
          <w:hyperlink w:anchor="_Toc529792865" w:history="1">
            <w:r w:rsidR="00A964CC" w:rsidRPr="00C0274D">
              <w:rPr>
                <w:rStyle w:val="Hyperlink"/>
                <w:noProof/>
              </w:rPr>
              <w:t>5.1.1 The Raw Zone</w:t>
            </w:r>
            <w:r w:rsidR="00A964CC">
              <w:rPr>
                <w:noProof/>
                <w:webHidden/>
              </w:rPr>
              <w:tab/>
            </w:r>
            <w:r w:rsidR="00A964CC">
              <w:rPr>
                <w:noProof/>
                <w:webHidden/>
              </w:rPr>
              <w:fldChar w:fldCharType="begin"/>
            </w:r>
            <w:r w:rsidR="00A964CC">
              <w:rPr>
                <w:noProof/>
                <w:webHidden/>
              </w:rPr>
              <w:instrText xml:space="preserve"> PAGEREF _Toc529792865 \h </w:instrText>
            </w:r>
            <w:r w:rsidR="00A964CC">
              <w:rPr>
                <w:noProof/>
                <w:webHidden/>
              </w:rPr>
            </w:r>
            <w:r w:rsidR="00A964CC">
              <w:rPr>
                <w:noProof/>
                <w:webHidden/>
              </w:rPr>
              <w:fldChar w:fldCharType="separate"/>
            </w:r>
            <w:r w:rsidR="00A964CC">
              <w:rPr>
                <w:noProof/>
                <w:webHidden/>
              </w:rPr>
              <w:t>12</w:t>
            </w:r>
            <w:r w:rsidR="00A964CC">
              <w:rPr>
                <w:noProof/>
                <w:webHidden/>
              </w:rPr>
              <w:fldChar w:fldCharType="end"/>
            </w:r>
          </w:hyperlink>
        </w:p>
        <w:p w14:paraId="7BBC0A6C" w14:textId="0E3209DD" w:rsidR="00A964CC" w:rsidRDefault="0018338E">
          <w:pPr>
            <w:pStyle w:val="TOC3"/>
            <w:tabs>
              <w:tab w:val="right" w:leader="dot" w:pos="9339"/>
            </w:tabs>
            <w:rPr>
              <w:rFonts w:asciiTheme="minorHAnsi" w:eastAsiaTheme="minorEastAsia" w:hAnsiTheme="minorHAnsi" w:cstheme="minorBidi"/>
              <w:noProof/>
              <w:color w:val="auto"/>
            </w:rPr>
          </w:pPr>
          <w:hyperlink w:anchor="_Toc529792866" w:history="1">
            <w:r w:rsidR="00A964CC" w:rsidRPr="00C0274D">
              <w:rPr>
                <w:rStyle w:val="Hyperlink"/>
                <w:noProof/>
              </w:rPr>
              <w:t>5.1.2 The Landing Zone</w:t>
            </w:r>
            <w:r w:rsidR="00A964CC">
              <w:rPr>
                <w:noProof/>
                <w:webHidden/>
              </w:rPr>
              <w:tab/>
            </w:r>
            <w:r w:rsidR="00A964CC">
              <w:rPr>
                <w:noProof/>
                <w:webHidden/>
              </w:rPr>
              <w:fldChar w:fldCharType="begin"/>
            </w:r>
            <w:r w:rsidR="00A964CC">
              <w:rPr>
                <w:noProof/>
                <w:webHidden/>
              </w:rPr>
              <w:instrText xml:space="preserve"> PAGEREF _Toc529792866 \h </w:instrText>
            </w:r>
            <w:r w:rsidR="00A964CC">
              <w:rPr>
                <w:noProof/>
                <w:webHidden/>
              </w:rPr>
            </w:r>
            <w:r w:rsidR="00A964CC">
              <w:rPr>
                <w:noProof/>
                <w:webHidden/>
              </w:rPr>
              <w:fldChar w:fldCharType="separate"/>
            </w:r>
            <w:r w:rsidR="00A964CC">
              <w:rPr>
                <w:noProof/>
                <w:webHidden/>
              </w:rPr>
              <w:t>13</w:t>
            </w:r>
            <w:r w:rsidR="00A964CC">
              <w:rPr>
                <w:noProof/>
                <w:webHidden/>
              </w:rPr>
              <w:fldChar w:fldCharType="end"/>
            </w:r>
          </w:hyperlink>
        </w:p>
        <w:p w14:paraId="77E8BBA1" w14:textId="23144DEB" w:rsidR="00A964CC" w:rsidRDefault="0018338E">
          <w:pPr>
            <w:pStyle w:val="TOC3"/>
            <w:tabs>
              <w:tab w:val="right" w:leader="dot" w:pos="9339"/>
            </w:tabs>
            <w:rPr>
              <w:rFonts w:asciiTheme="minorHAnsi" w:eastAsiaTheme="minorEastAsia" w:hAnsiTheme="minorHAnsi" w:cstheme="minorBidi"/>
              <w:noProof/>
              <w:color w:val="auto"/>
            </w:rPr>
          </w:pPr>
          <w:hyperlink w:anchor="_Toc529792867" w:history="1">
            <w:r w:rsidR="00A964CC" w:rsidRPr="00C0274D">
              <w:rPr>
                <w:rStyle w:val="Hyperlink"/>
                <w:noProof/>
              </w:rPr>
              <w:t>5.1.3 The Work Zone</w:t>
            </w:r>
            <w:r w:rsidR="00A964CC">
              <w:rPr>
                <w:noProof/>
                <w:webHidden/>
              </w:rPr>
              <w:tab/>
            </w:r>
            <w:r w:rsidR="00A964CC">
              <w:rPr>
                <w:noProof/>
                <w:webHidden/>
              </w:rPr>
              <w:fldChar w:fldCharType="begin"/>
            </w:r>
            <w:r w:rsidR="00A964CC">
              <w:rPr>
                <w:noProof/>
                <w:webHidden/>
              </w:rPr>
              <w:instrText xml:space="preserve"> PAGEREF _Toc529792867 \h </w:instrText>
            </w:r>
            <w:r w:rsidR="00A964CC">
              <w:rPr>
                <w:noProof/>
                <w:webHidden/>
              </w:rPr>
            </w:r>
            <w:r w:rsidR="00A964CC">
              <w:rPr>
                <w:noProof/>
                <w:webHidden/>
              </w:rPr>
              <w:fldChar w:fldCharType="separate"/>
            </w:r>
            <w:r w:rsidR="00A964CC">
              <w:rPr>
                <w:noProof/>
                <w:webHidden/>
              </w:rPr>
              <w:t>13</w:t>
            </w:r>
            <w:r w:rsidR="00A964CC">
              <w:rPr>
                <w:noProof/>
                <w:webHidden/>
              </w:rPr>
              <w:fldChar w:fldCharType="end"/>
            </w:r>
          </w:hyperlink>
        </w:p>
        <w:p w14:paraId="36730CFE" w14:textId="5A0908CB" w:rsidR="00A964CC" w:rsidRDefault="0018338E">
          <w:pPr>
            <w:pStyle w:val="TOC3"/>
            <w:tabs>
              <w:tab w:val="right" w:leader="dot" w:pos="9339"/>
            </w:tabs>
            <w:rPr>
              <w:rFonts w:asciiTheme="minorHAnsi" w:eastAsiaTheme="minorEastAsia" w:hAnsiTheme="minorHAnsi" w:cstheme="minorBidi"/>
              <w:noProof/>
              <w:color w:val="auto"/>
            </w:rPr>
          </w:pPr>
          <w:hyperlink w:anchor="_Toc529792868" w:history="1">
            <w:r w:rsidR="00A964CC" w:rsidRPr="00C0274D">
              <w:rPr>
                <w:rStyle w:val="Hyperlink"/>
                <w:noProof/>
              </w:rPr>
              <w:t>5.1.3 The Curated (Gold, Publish) Zone</w:t>
            </w:r>
            <w:r w:rsidR="00A964CC">
              <w:rPr>
                <w:noProof/>
                <w:webHidden/>
              </w:rPr>
              <w:tab/>
            </w:r>
            <w:r w:rsidR="00A964CC">
              <w:rPr>
                <w:noProof/>
                <w:webHidden/>
              </w:rPr>
              <w:fldChar w:fldCharType="begin"/>
            </w:r>
            <w:r w:rsidR="00A964CC">
              <w:rPr>
                <w:noProof/>
                <w:webHidden/>
              </w:rPr>
              <w:instrText xml:space="preserve"> PAGEREF _Toc529792868 \h </w:instrText>
            </w:r>
            <w:r w:rsidR="00A964CC">
              <w:rPr>
                <w:noProof/>
                <w:webHidden/>
              </w:rPr>
            </w:r>
            <w:r w:rsidR="00A964CC">
              <w:rPr>
                <w:noProof/>
                <w:webHidden/>
              </w:rPr>
              <w:fldChar w:fldCharType="separate"/>
            </w:r>
            <w:r w:rsidR="00A964CC">
              <w:rPr>
                <w:noProof/>
                <w:webHidden/>
              </w:rPr>
              <w:t>13</w:t>
            </w:r>
            <w:r w:rsidR="00A964CC">
              <w:rPr>
                <w:noProof/>
                <w:webHidden/>
              </w:rPr>
              <w:fldChar w:fldCharType="end"/>
            </w:r>
          </w:hyperlink>
        </w:p>
        <w:p w14:paraId="76C64FB3" w14:textId="02CD312E" w:rsidR="00A964CC" w:rsidRDefault="0018338E">
          <w:pPr>
            <w:pStyle w:val="TOC3"/>
            <w:tabs>
              <w:tab w:val="right" w:leader="dot" w:pos="9339"/>
            </w:tabs>
            <w:rPr>
              <w:rFonts w:asciiTheme="minorHAnsi" w:eastAsiaTheme="minorEastAsia" w:hAnsiTheme="minorHAnsi" w:cstheme="minorBidi"/>
              <w:noProof/>
              <w:color w:val="auto"/>
            </w:rPr>
          </w:pPr>
          <w:hyperlink w:anchor="_Toc529792869" w:history="1">
            <w:r w:rsidR="00A964CC" w:rsidRPr="00C0274D">
              <w:rPr>
                <w:rStyle w:val="Hyperlink"/>
                <w:noProof/>
              </w:rPr>
              <w:t>5.1.4 The Staging Zone</w:t>
            </w:r>
            <w:r w:rsidR="00A964CC">
              <w:rPr>
                <w:noProof/>
                <w:webHidden/>
              </w:rPr>
              <w:tab/>
            </w:r>
            <w:r w:rsidR="00A964CC">
              <w:rPr>
                <w:noProof/>
                <w:webHidden/>
              </w:rPr>
              <w:fldChar w:fldCharType="begin"/>
            </w:r>
            <w:r w:rsidR="00A964CC">
              <w:rPr>
                <w:noProof/>
                <w:webHidden/>
              </w:rPr>
              <w:instrText xml:space="preserve"> PAGEREF _Toc529792869 \h </w:instrText>
            </w:r>
            <w:r w:rsidR="00A964CC">
              <w:rPr>
                <w:noProof/>
                <w:webHidden/>
              </w:rPr>
            </w:r>
            <w:r w:rsidR="00A964CC">
              <w:rPr>
                <w:noProof/>
                <w:webHidden/>
              </w:rPr>
              <w:fldChar w:fldCharType="separate"/>
            </w:r>
            <w:r w:rsidR="00A964CC">
              <w:rPr>
                <w:noProof/>
                <w:webHidden/>
              </w:rPr>
              <w:t>14</w:t>
            </w:r>
            <w:r w:rsidR="00A964CC">
              <w:rPr>
                <w:noProof/>
                <w:webHidden/>
              </w:rPr>
              <w:fldChar w:fldCharType="end"/>
            </w:r>
          </w:hyperlink>
        </w:p>
        <w:p w14:paraId="30EC87A8" w14:textId="1B70B874" w:rsidR="00A964CC" w:rsidRDefault="0018338E">
          <w:pPr>
            <w:pStyle w:val="TOC3"/>
            <w:tabs>
              <w:tab w:val="right" w:leader="dot" w:pos="9339"/>
            </w:tabs>
            <w:rPr>
              <w:rFonts w:asciiTheme="minorHAnsi" w:eastAsiaTheme="minorEastAsia" w:hAnsiTheme="minorHAnsi" w:cstheme="minorBidi"/>
              <w:noProof/>
              <w:color w:val="auto"/>
            </w:rPr>
          </w:pPr>
          <w:hyperlink w:anchor="_Toc529792870" w:history="1">
            <w:r w:rsidR="00A964CC" w:rsidRPr="00C0274D">
              <w:rPr>
                <w:rStyle w:val="Hyperlink"/>
                <w:noProof/>
              </w:rPr>
              <w:t>5.1.5 The dev and test zones</w:t>
            </w:r>
            <w:r w:rsidR="00A964CC">
              <w:rPr>
                <w:noProof/>
                <w:webHidden/>
              </w:rPr>
              <w:tab/>
            </w:r>
            <w:r w:rsidR="00A964CC">
              <w:rPr>
                <w:noProof/>
                <w:webHidden/>
              </w:rPr>
              <w:fldChar w:fldCharType="begin"/>
            </w:r>
            <w:r w:rsidR="00A964CC">
              <w:rPr>
                <w:noProof/>
                <w:webHidden/>
              </w:rPr>
              <w:instrText xml:space="preserve"> PAGEREF _Toc529792870 \h </w:instrText>
            </w:r>
            <w:r w:rsidR="00A964CC">
              <w:rPr>
                <w:noProof/>
                <w:webHidden/>
              </w:rPr>
            </w:r>
            <w:r w:rsidR="00A964CC">
              <w:rPr>
                <w:noProof/>
                <w:webHidden/>
              </w:rPr>
              <w:fldChar w:fldCharType="separate"/>
            </w:r>
            <w:r w:rsidR="00A964CC">
              <w:rPr>
                <w:noProof/>
                <w:webHidden/>
              </w:rPr>
              <w:t>14</w:t>
            </w:r>
            <w:r w:rsidR="00A964CC">
              <w:rPr>
                <w:noProof/>
                <w:webHidden/>
              </w:rPr>
              <w:fldChar w:fldCharType="end"/>
            </w:r>
          </w:hyperlink>
        </w:p>
        <w:p w14:paraId="7D1CF4CB" w14:textId="371DC708" w:rsidR="00A964CC" w:rsidRDefault="0018338E">
          <w:pPr>
            <w:pStyle w:val="TOC3"/>
            <w:tabs>
              <w:tab w:val="right" w:leader="dot" w:pos="9339"/>
            </w:tabs>
            <w:rPr>
              <w:rFonts w:asciiTheme="minorHAnsi" w:eastAsiaTheme="minorEastAsia" w:hAnsiTheme="minorHAnsi" w:cstheme="minorBidi"/>
              <w:noProof/>
              <w:color w:val="auto"/>
            </w:rPr>
          </w:pPr>
          <w:hyperlink w:anchor="_Toc529792871" w:history="1">
            <w:r w:rsidR="00A964CC" w:rsidRPr="00C0274D">
              <w:rPr>
                <w:rStyle w:val="Hyperlink"/>
                <w:noProof/>
              </w:rPr>
              <w:t>5.1.6 The Analytics Sandbox Zone</w:t>
            </w:r>
            <w:r w:rsidR="00A964CC">
              <w:rPr>
                <w:noProof/>
                <w:webHidden/>
              </w:rPr>
              <w:tab/>
            </w:r>
            <w:r w:rsidR="00A964CC">
              <w:rPr>
                <w:noProof/>
                <w:webHidden/>
              </w:rPr>
              <w:fldChar w:fldCharType="begin"/>
            </w:r>
            <w:r w:rsidR="00A964CC">
              <w:rPr>
                <w:noProof/>
                <w:webHidden/>
              </w:rPr>
              <w:instrText xml:space="preserve"> PAGEREF _Toc529792871 \h </w:instrText>
            </w:r>
            <w:r w:rsidR="00A964CC">
              <w:rPr>
                <w:noProof/>
                <w:webHidden/>
              </w:rPr>
            </w:r>
            <w:r w:rsidR="00A964CC">
              <w:rPr>
                <w:noProof/>
                <w:webHidden/>
              </w:rPr>
              <w:fldChar w:fldCharType="separate"/>
            </w:r>
            <w:r w:rsidR="00A964CC">
              <w:rPr>
                <w:noProof/>
                <w:webHidden/>
              </w:rPr>
              <w:t>14</w:t>
            </w:r>
            <w:r w:rsidR="00A964CC">
              <w:rPr>
                <w:noProof/>
                <w:webHidden/>
              </w:rPr>
              <w:fldChar w:fldCharType="end"/>
            </w:r>
          </w:hyperlink>
        </w:p>
        <w:p w14:paraId="5AE81BDC" w14:textId="697534D0" w:rsidR="00A964CC" w:rsidRDefault="0018338E">
          <w:pPr>
            <w:pStyle w:val="TOC3"/>
            <w:tabs>
              <w:tab w:val="right" w:leader="dot" w:pos="9339"/>
            </w:tabs>
            <w:rPr>
              <w:rFonts w:asciiTheme="minorHAnsi" w:eastAsiaTheme="minorEastAsia" w:hAnsiTheme="minorHAnsi" w:cstheme="minorBidi"/>
              <w:noProof/>
              <w:color w:val="auto"/>
            </w:rPr>
          </w:pPr>
          <w:hyperlink w:anchor="_Toc529792872" w:history="1">
            <w:r w:rsidR="00A964CC" w:rsidRPr="00C0274D">
              <w:rPr>
                <w:rStyle w:val="Hyperlink"/>
                <w:noProof/>
              </w:rPr>
              <w:t>5.1.7 The Archive Zone</w:t>
            </w:r>
            <w:r w:rsidR="00A964CC">
              <w:rPr>
                <w:noProof/>
                <w:webHidden/>
              </w:rPr>
              <w:tab/>
            </w:r>
            <w:r w:rsidR="00A964CC">
              <w:rPr>
                <w:noProof/>
                <w:webHidden/>
              </w:rPr>
              <w:fldChar w:fldCharType="begin"/>
            </w:r>
            <w:r w:rsidR="00A964CC">
              <w:rPr>
                <w:noProof/>
                <w:webHidden/>
              </w:rPr>
              <w:instrText xml:space="preserve"> PAGEREF _Toc529792872 \h </w:instrText>
            </w:r>
            <w:r w:rsidR="00A964CC">
              <w:rPr>
                <w:noProof/>
                <w:webHidden/>
              </w:rPr>
            </w:r>
            <w:r w:rsidR="00A964CC">
              <w:rPr>
                <w:noProof/>
                <w:webHidden/>
              </w:rPr>
              <w:fldChar w:fldCharType="separate"/>
            </w:r>
            <w:r w:rsidR="00A964CC">
              <w:rPr>
                <w:noProof/>
                <w:webHidden/>
              </w:rPr>
              <w:t>14</w:t>
            </w:r>
            <w:r w:rsidR="00A964CC">
              <w:rPr>
                <w:noProof/>
                <w:webHidden/>
              </w:rPr>
              <w:fldChar w:fldCharType="end"/>
            </w:r>
          </w:hyperlink>
        </w:p>
        <w:p w14:paraId="1581BA8A" w14:textId="71E13597" w:rsidR="00A964CC" w:rsidRDefault="0018338E">
          <w:pPr>
            <w:pStyle w:val="TOC2"/>
            <w:tabs>
              <w:tab w:val="left" w:pos="880"/>
              <w:tab w:val="right" w:leader="dot" w:pos="9339"/>
            </w:tabs>
            <w:rPr>
              <w:rFonts w:asciiTheme="minorHAnsi" w:eastAsiaTheme="minorEastAsia" w:hAnsiTheme="minorHAnsi" w:cstheme="minorBidi"/>
              <w:noProof/>
              <w:color w:val="auto"/>
            </w:rPr>
          </w:pPr>
          <w:hyperlink w:anchor="_Toc529792873" w:history="1">
            <w:r w:rsidR="00A964CC" w:rsidRPr="00C0274D">
              <w:rPr>
                <w:rStyle w:val="Hyperlink"/>
                <w:noProof/>
              </w:rPr>
              <w:t>5.2</w:t>
            </w:r>
            <w:r w:rsidR="00A964CC">
              <w:rPr>
                <w:rFonts w:asciiTheme="minorHAnsi" w:eastAsiaTheme="minorEastAsia" w:hAnsiTheme="minorHAnsi" w:cstheme="minorBidi"/>
                <w:noProof/>
                <w:color w:val="auto"/>
              </w:rPr>
              <w:tab/>
            </w:r>
            <w:r w:rsidR="00A964CC" w:rsidRPr="00C0274D">
              <w:rPr>
                <w:rStyle w:val="Hyperlink"/>
                <w:noProof/>
              </w:rPr>
              <w:t>File System Hierarchy</w:t>
            </w:r>
            <w:r w:rsidR="00A964CC">
              <w:rPr>
                <w:noProof/>
                <w:webHidden/>
              </w:rPr>
              <w:tab/>
            </w:r>
            <w:r w:rsidR="00A964CC">
              <w:rPr>
                <w:noProof/>
                <w:webHidden/>
              </w:rPr>
              <w:fldChar w:fldCharType="begin"/>
            </w:r>
            <w:r w:rsidR="00A964CC">
              <w:rPr>
                <w:noProof/>
                <w:webHidden/>
              </w:rPr>
              <w:instrText xml:space="preserve"> PAGEREF _Toc529792873 \h </w:instrText>
            </w:r>
            <w:r w:rsidR="00A964CC">
              <w:rPr>
                <w:noProof/>
                <w:webHidden/>
              </w:rPr>
            </w:r>
            <w:r w:rsidR="00A964CC">
              <w:rPr>
                <w:noProof/>
                <w:webHidden/>
              </w:rPr>
              <w:fldChar w:fldCharType="separate"/>
            </w:r>
            <w:r w:rsidR="00A964CC">
              <w:rPr>
                <w:noProof/>
                <w:webHidden/>
              </w:rPr>
              <w:t>14</w:t>
            </w:r>
            <w:r w:rsidR="00A964CC">
              <w:rPr>
                <w:noProof/>
                <w:webHidden/>
              </w:rPr>
              <w:fldChar w:fldCharType="end"/>
            </w:r>
          </w:hyperlink>
        </w:p>
        <w:p w14:paraId="2CDDFE06" w14:textId="2360C84C" w:rsidR="00A964CC" w:rsidRDefault="0018338E">
          <w:pPr>
            <w:pStyle w:val="TOC2"/>
            <w:tabs>
              <w:tab w:val="left" w:pos="880"/>
              <w:tab w:val="right" w:leader="dot" w:pos="9339"/>
            </w:tabs>
            <w:rPr>
              <w:rFonts w:asciiTheme="minorHAnsi" w:eastAsiaTheme="minorEastAsia" w:hAnsiTheme="minorHAnsi" w:cstheme="minorBidi"/>
              <w:noProof/>
              <w:color w:val="auto"/>
            </w:rPr>
          </w:pPr>
          <w:hyperlink w:anchor="_Toc529792874" w:history="1">
            <w:r w:rsidR="00A964CC" w:rsidRPr="00C0274D">
              <w:rPr>
                <w:rStyle w:val="Hyperlink"/>
                <w:noProof/>
              </w:rPr>
              <w:t>5.3</w:t>
            </w:r>
            <w:r w:rsidR="00A964CC">
              <w:rPr>
                <w:rFonts w:asciiTheme="minorHAnsi" w:eastAsiaTheme="minorEastAsia" w:hAnsiTheme="minorHAnsi" w:cstheme="minorBidi"/>
                <w:noProof/>
                <w:color w:val="auto"/>
              </w:rPr>
              <w:tab/>
            </w:r>
            <w:r w:rsidR="00A964CC" w:rsidRPr="00C0274D">
              <w:rPr>
                <w:rStyle w:val="Hyperlink"/>
                <w:noProof/>
              </w:rPr>
              <w:t>The Data movement process within the Lake</w:t>
            </w:r>
            <w:r w:rsidR="00A964CC">
              <w:rPr>
                <w:noProof/>
                <w:webHidden/>
              </w:rPr>
              <w:tab/>
            </w:r>
            <w:r w:rsidR="00A964CC">
              <w:rPr>
                <w:noProof/>
                <w:webHidden/>
              </w:rPr>
              <w:fldChar w:fldCharType="begin"/>
            </w:r>
            <w:r w:rsidR="00A964CC">
              <w:rPr>
                <w:noProof/>
                <w:webHidden/>
              </w:rPr>
              <w:instrText xml:space="preserve"> PAGEREF _Toc529792874 \h </w:instrText>
            </w:r>
            <w:r w:rsidR="00A964CC">
              <w:rPr>
                <w:noProof/>
                <w:webHidden/>
              </w:rPr>
            </w:r>
            <w:r w:rsidR="00A964CC">
              <w:rPr>
                <w:noProof/>
                <w:webHidden/>
              </w:rPr>
              <w:fldChar w:fldCharType="separate"/>
            </w:r>
            <w:r w:rsidR="00A964CC">
              <w:rPr>
                <w:noProof/>
                <w:webHidden/>
              </w:rPr>
              <w:t>15</w:t>
            </w:r>
            <w:r w:rsidR="00A964CC">
              <w:rPr>
                <w:noProof/>
                <w:webHidden/>
              </w:rPr>
              <w:fldChar w:fldCharType="end"/>
            </w:r>
          </w:hyperlink>
        </w:p>
        <w:p w14:paraId="5B67075E" w14:textId="671DA508" w:rsidR="00A964CC" w:rsidRDefault="0018338E">
          <w:pPr>
            <w:pStyle w:val="TOC2"/>
            <w:tabs>
              <w:tab w:val="left" w:pos="880"/>
              <w:tab w:val="right" w:leader="dot" w:pos="9339"/>
            </w:tabs>
            <w:rPr>
              <w:rFonts w:asciiTheme="minorHAnsi" w:eastAsiaTheme="minorEastAsia" w:hAnsiTheme="minorHAnsi" w:cstheme="minorBidi"/>
              <w:noProof/>
              <w:color w:val="auto"/>
            </w:rPr>
          </w:pPr>
          <w:hyperlink w:anchor="_Toc529792875" w:history="1">
            <w:r w:rsidR="00A964CC" w:rsidRPr="00C0274D">
              <w:rPr>
                <w:rStyle w:val="Hyperlink"/>
                <w:noProof/>
              </w:rPr>
              <w:t>5.4</w:t>
            </w:r>
            <w:r w:rsidR="00A964CC">
              <w:rPr>
                <w:rFonts w:asciiTheme="minorHAnsi" w:eastAsiaTheme="minorEastAsia" w:hAnsiTheme="minorHAnsi" w:cstheme="minorBidi"/>
                <w:noProof/>
                <w:color w:val="auto"/>
              </w:rPr>
              <w:tab/>
            </w:r>
            <w:r w:rsidR="00A964CC" w:rsidRPr="00C0274D">
              <w:rPr>
                <w:rStyle w:val="Hyperlink"/>
                <w:noProof/>
              </w:rPr>
              <w:t>Archiving</w:t>
            </w:r>
            <w:r w:rsidR="00A964CC">
              <w:rPr>
                <w:noProof/>
                <w:webHidden/>
              </w:rPr>
              <w:tab/>
            </w:r>
            <w:r w:rsidR="00A964CC">
              <w:rPr>
                <w:noProof/>
                <w:webHidden/>
              </w:rPr>
              <w:fldChar w:fldCharType="begin"/>
            </w:r>
            <w:r w:rsidR="00A964CC">
              <w:rPr>
                <w:noProof/>
                <w:webHidden/>
              </w:rPr>
              <w:instrText xml:space="preserve"> PAGEREF _Toc529792875 \h </w:instrText>
            </w:r>
            <w:r w:rsidR="00A964CC">
              <w:rPr>
                <w:noProof/>
                <w:webHidden/>
              </w:rPr>
            </w:r>
            <w:r w:rsidR="00A964CC">
              <w:rPr>
                <w:noProof/>
                <w:webHidden/>
              </w:rPr>
              <w:fldChar w:fldCharType="separate"/>
            </w:r>
            <w:r w:rsidR="00A964CC">
              <w:rPr>
                <w:noProof/>
                <w:webHidden/>
              </w:rPr>
              <w:t>16</w:t>
            </w:r>
            <w:r w:rsidR="00A964CC">
              <w:rPr>
                <w:noProof/>
                <w:webHidden/>
              </w:rPr>
              <w:fldChar w:fldCharType="end"/>
            </w:r>
          </w:hyperlink>
        </w:p>
        <w:p w14:paraId="1A927D2A" w14:textId="128E18A5" w:rsidR="00A964CC" w:rsidRDefault="0018338E">
          <w:pPr>
            <w:pStyle w:val="TOC1"/>
            <w:tabs>
              <w:tab w:val="left" w:pos="440"/>
              <w:tab w:val="right" w:leader="dot" w:pos="9339"/>
            </w:tabs>
            <w:rPr>
              <w:rFonts w:asciiTheme="minorHAnsi" w:eastAsiaTheme="minorEastAsia" w:hAnsiTheme="minorHAnsi" w:cstheme="minorBidi"/>
              <w:noProof/>
              <w:color w:val="auto"/>
            </w:rPr>
          </w:pPr>
          <w:hyperlink w:anchor="_Toc529792876" w:history="1">
            <w:r w:rsidR="00A964CC" w:rsidRPr="00C0274D">
              <w:rPr>
                <w:rStyle w:val="Hyperlink"/>
                <w:noProof/>
              </w:rPr>
              <w:t>6</w:t>
            </w:r>
            <w:r w:rsidR="00A964CC">
              <w:rPr>
                <w:rFonts w:asciiTheme="minorHAnsi" w:eastAsiaTheme="minorEastAsia" w:hAnsiTheme="minorHAnsi" w:cstheme="minorBidi"/>
                <w:noProof/>
                <w:color w:val="auto"/>
              </w:rPr>
              <w:tab/>
            </w:r>
            <w:r w:rsidR="00A964CC" w:rsidRPr="00C0274D">
              <w:rPr>
                <w:rStyle w:val="Hyperlink"/>
                <w:noProof/>
              </w:rPr>
              <w:t>The security model of Azure Data Lake</w:t>
            </w:r>
            <w:r w:rsidR="00A964CC">
              <w:rPr>
                <w:noProof/>
                <w:webHidden/>
              </w:rPr>
              <w:tab/>
            </w:r>
            <w:r w:rsidR="00A964CC">
              <w:rPr>
                <w:noProof/>
                <w:webHidden/>
              </w:rPr>
              <w:fldChar w:fldCharType="begin"/>
            </w:r>
            <w:r w:rsidR="00A964CC">
              <w:rPr>
                <w:noProof/>
                <w:webHidden/>
              </w:rPr>
              <w:instrText xml:space="preserve"> PAGEREF _Toc529792876 \h </w:instrText>
            </w:r>
            <w:r w:rsidR="00A964CC">
              <w:rPr>
                <w:noProof/>
                <w:webHidden/>
              </w:rPr>
            </w:r>
            <w:r w:rsidR="00A964CC">
              <w:rPr>
                <w:noProof/>
                <w:webHidden/>
              </w:rPr>
              <w:fldChar w:fldCharType="separate"/>
            </w:r>
            <w:r w:rsidR="00A964CC">
              <w:rPr>
                <w:noProof/>
                <w:webHidden/>
              </w:rPr>
              <w:t>17</w:t>
            </w:r>
            <w:r w:rsidR="00A964CC">
              <w:rPr>
                <w:noProof/>
                <w:webHidden/>
              </w:rPr>
              <w:fldChar w:fldCharType="end"/>
            </w:r>
          </w:hyperlink>
        </w:p>
        <w:p w14:paraId="00D869D6" w14:textId="5FD06A27" w:rsidR="00A964CC" w:rsidRDefault="0018338E">
          <w:pPr>
            <w:pStyle w:val="TOC2"/>
            <w:tabs>
              <w:tab w:val="left" w:pos="880"/>
              <w:tab w:val="right" w:leader="dot" w:pos="9339"/>
            </w:tabs>
            <w:rPr>
              <w:rFonts w:asciiTheme="minorHAnsi" w:eastAsiaTheme="minorEastAsia" w:hAnsiTheme="minorHAnsi" w:cstheme="minorBidi"/>
              <w:noProof/>
              <w:color w:val="auto"/>
            </w:rPr>
          </w:pPr>
          <w:hyperlink w:anchor="_Toc529792877" w:history="1">
            <w:r w:rsidR="00A964CC" w:rsidRPr="00C0274D">
              <w:rPr>
                <w:rStyle w:val="Hyperlink"/>
                <w:noProof/>
              </w:rPr>
              <w:t>6.1</w:t>
            </w:r>
            <w:r w:rsidR="00A964CC">
              <w:rPr>
                <w:rFonts w:asciiTheme="minorHAnsi" w:eastAsiaTheme="minorEastAsia" w:hAnsiTheme="minorHAnsi" w:cstheme="minorBidi"/>
                <w:noProof/>
                <w:color w:val="auto"/>
              </w:rPr>
              <w:tab/>
            </w:r>
            <w:r w:rsidR="00A964CC" w:rsidRPr="00C0274D">
              <w:rPr>
                <w:rStyle w:val="Hyperlink"/>
                <w:noProof/>
              </w:rPr>
              <w:t>Access Control</w:t>
            </w:r>
            <w:r w:rsidR="00A964CC">
              <w:rPr>
                <w:noProof/>
                <w:webHidden/>
              </w:rPr>
              <w:tab/>
            </w:r>
            <w:r w:rsidR="00A964CC">
              <w:rPr>
                <w:noProof/>
                <w:webHidden/>
              </w:rPr>
              <w:fldChar w:fldCharType="begin"/>
            </w:r>
            <w:r w:rsidR="00A964CC">
              <w:rPr>
                <w:noProof/>
                <w:webHidden/>
              </w:rPr>
              <w:instrText xml:space="preserve"> PAGEREF _Toc529792877 \h </w:instrText>
            </w:r>
            <w:r w:rsidR="00A964CC">
              <w:rPr>
                <w:noProof/>
                <w:webHidden/>
              </w:rPr>
            </w:r>
            <w:r w:rsidR="00A964CC">
              <w:rPr>
                <w:noProof/>
                <w:webHidden/>
              </w:rPr>
              <w:fldChar w:fldCharType="separate"/>
            </w:r>
            <w:r w:rsidR="00A964CC">
              <w:rPr>
                <w:noProof/>
                <w:webHidden/>
              </w:rPr>
              <w:t>17</w:t>
            </w:r>
            <w:r w:rsidR="00A964CC">
              <w:rPr>
                <w:noProof/>
                <w:webHidden/>
              </w:rPr>
              <w:fldChar w:fldCharType="end"/>
            </w:r>
          </w:hyperlink>
        </w:p>
        <w:p w14:paraId="0960E55A" w14:textId="68467003" w:rsidR="00A964CC" w:rsidRDefault="0018338E">
          <w:pPr>
            <w:pStyle w:val="TOC2"/>
            <w:tabs>
              <w:tab w:val="left" w:pos="880"/>
              <w:tab w:val="right" w:leader="dot" w:pos="9339"/>
            </w:tabs>
            <w:rPr>
              <w:rFonts w:asciiTheme="minorHAnsi" w:eastAsiaTheme="minorEastAsia" w:hAnsiTheme="minorHAnsi" w:cstheme="minorBidi"/>
              <w:noProof/>
              <w:color w:val="auto"/>
            </w:rPr>
          </w:pPr>
          <w:hyperlink w:anchor="_Toc529792878" w:history="1">
            <w:r w:rsidR="00A964CC" w:rsidRPr="00C0274D">
              <w:rPr>
                <w:rStyle w:val="Hyperlink"/>
                <w:noProof/>
              </w:rPr>
              <w:t>6.2</w:t>
            </w:r>
            <w:r w:rsidR="00A964CC">
              <w:rPr>
                <w:rFonts w:asciiTheme="minorHAnsi" w:eastAsiaTheme="minorEastAsia" w:hAnsiTheme="minorHAnsi" w:cstheme="minorBidi"/>
                <w:noProof/>
                <w:color w:val="auto"/>
              </w:rPr>
              <w:tab/>
            </w:r>
            <w:r w:rsidR="00A964CC" w:rsidRPr="00C0274D">
              <w:rPr>
                <w:rStyle w:val="Hyperlink"/>
                <w:noProof/>
              </w:rPr>
              <w:t>ACLs and POSIX</w:t>
            </w:r>
            <w:r w:rsidR="00A964CC">
              <w:rPr>
                <w:noProof/>
                <w:webHidden/>
              </w:rPr>
              <w:tab/>
            </w:r>
            <w:r w:rsidR="00A964CC">
              <w:rPr>
                <w:noProof/>
                <w:webHidden/>
              </w:rPr>
              <w:fldChar w:fldCharType="begin"/>
            </w:r>
            <w:r w:rsidR="00A964CC">
              <w:rPr>
                <w:noProof/>
                <w:webHidden/>
              </w:rPr>
              <w:instrText xml:space="preserve"> PAGEREF _Toc529792878 \h </w:instrText>
            </w:r>
            <w:r w:rsidR="00A964CC">
              <w:rPr>
                <w:noProof/>
                <w:webHidden/>
              </w:rPr>
            </w:r>
            <w:r w:rsidR="00A964CC">
              <w:rPr>
                <w:noProof/>
                <w:webHidden/>
              </w:rPr>
              <w:fldChar w:fldCharType="separate"/>
            </w:r>
            <w:r w:rsidR="00A964CC">
              <w:rPr>
                <w:noProof/>
                <w:webHidden/>
              </w:rPr>
              <w:t>17</w:t>
            </w:r>
            <w:r w:rsidR="00A964CC">
              <w:rPr>
                <w:noProof/>
                <w:webHidden/>
              </w:rPr>
              <w:fldChar w:fldCharType="end"/>
            </w:r>
          </w:hyperlink>
        </w:p>
        <w:p w14:paraId="654B606C" w14:textId="4B54C14B" w:rsidR="00A964CC" w:rsidRDefault="0018338E">
          <w:pPr>
            <w:pStyle w:val="TOC2"/>
            <w:tabs>
              <w:tab w:val="left" w:pos="880"/>
              <w:tab w:val="right" w:leader="dot" w:pos="9339"/>
            </w:tabs>
            <w:rPr>
              <w:rFonts w:asciiTheme="minorHAnsi" w:eastAsiaTheme="minorEastAsia" w:hAnsiTheme="minorHAnsi" w:cstheme="minorBidi"/>
              <w:noProof/>
              <w:color w:val="auto"/>
            </w:rPr>
          </w:pPr>
          <w:hyperlink w:anchor="_Toc529792879" w:history="1">
            <w:r w:rsidR="00A964CC" w:rsidRPr="00C0274D">
              <w:rPr>
                <w:rStyle w:val="Hyperlink"/>
                <w:noProof/>
              </w:rPr>
              <w:t>6.3</w:t>
            </w:r>
            <w:r w:rsidR="00A964CC">
              <w:rPr>
                <w:rFonts w:asciiTheme="minorHAnsi" w:eastAsiaTheme="minorEastAsia" w:hAnsiTheme="minorHAnsi" w:cstheme="minorBidi"/>
                <w:noProof/>
                <w:color w:val="auto"/>
              </w:rPr>
              <w:tab/>
            </w:r>
            <w:r w:rsidR="00A964CC" w:rsidRPr="00C0274D">
              <w:rPr>
                <w:rStyle w:val="Hyperlink"/>
                <w:noProof/>
              </w:rPr>
              <w:t>Encryption</w:t>
            </w:r>
            <w:r w:rsidR="00A964CC">
              <w:rPr>
                <w:noProof/>
                <w:webHidden/>
              </w:rPr>
              <w:tab/>
            </w:r>
            <w:r w:rsidR="00A964CC">
              <w:rPr>
                <w:noProof/>
                <w:webHidden/>
              </w:rPr>
              <w:fldChar w:fldCharType="begin"/>
            </w:r>
            <w:r w:rsidR="00A964CC">
              <w:rPr>
                <w:noProof/>
                <w:webHidden/>
              </w:rPr>
              <w:instrText xml:space="preserve"> PAGEREF _Toc529792879 \h </w:instrText>
            </w:r>
            <w:r w:rsidR="00A964CC">
              <w:rPr>
                <w:noProof/>
                <w:webHidden/>
              </w:rPr>
            </w:r>
            <w:r w:rsidR="00A964CC">
              <w:rPr>
                <w:noProof/>
                <w:webHidden/>
              </w:rPr>
              <w:fldChar w:fldCharType="separate"/>
            </w:r>
            <w:r w:rsidR="00A964CC">
              <w:rPr>
                <w:noProof/>
                <w:webHidden/>
              </w:rPr>
              <w:t>17</w:t>
            </w:r>
            <w:r w:rsidR="00A964CC">
              <w:rPr>
                <w:noProof/>
                <w:webHidden/>
              </w:rPr>
              <w:fldChar w:fldCharType="end"/>
            </w:r>
          </w:hyperlink>
        </w:p>
        <w:p w14:paraId="17BEF374" w14:textId="49C19A4B" w:rsidR="00A964CC" w:rsidRDefault="0018338E">
          <w:pPr>
            <w:pStyle w:val="TOC2"/>
            <w:tabs>
              <w:tab w:val="left" w:pos="880"/>
              <w:tab w:val="right" w:leader="dot" w:pos="9339"/>
            </w:tabs>
            <w:rPr>
              <w:rFonts w:asciiTheme="minorHAnsi" w:eastAsiaTheme="minorEastAsia" w:hAnsiTheme="minorHAnsi" w:cstheme="minorBidi"/>
              <w:noProof/>
              <w:color w:val="auto"/>
            </w:rPr>
          </w:pPr>
          <w:hyperlink w:anchor="_Toc529792880" w:history="1">
            <w:r w:rsidR="00A964CC" w:rsidRPr="00C0274D">
              <w:rPr>
                <w:rStyle w:val="Hyperlink"/>
                <w:noProof/>
              </w:rPr>
              <w:t>6.21</w:t>
            </w:r>
            <w:r w:rsidR="00A964CC">
              <w:rPr>
                <w:rFonts w:asciiTheme="minorHAnsi" w:eastAsiaTheme="minorEastAsia" w:hAnsiTheme="minorHAnsi" w:cstheme="minorBidi"/>
                <w:noProof/>
                <w:color w:val="auto"/>
              </w:rPr>
              <w:tab/>
            </w:r>
            <w:r w:rsidR="00A964CC" w:rsidRPr="00C0274D">
              <w:rPr>
                <w:rStyle w:val="Hyperlink"/>
                <w:noProof/>
              </w:rPr>
              <w:t>Encryption in Transit</w:t>
            </w:r>
            <w:r w:rsidR="00A964CC">
              <w:rPr>
                <w:noProof/>
                <w:webHidden/>
              </w:rPr>
              <w:tab/>
            </w:r>
            <w:r w:rsidR="00A964CC">
              <w:rPr>
                <w:noProof/>
                <w:webHidden/>
              </w:rPr>
              <w:fldChar w:fldCharType="begin"/>
            </w:r>
            <w:r w:rsidR="00A964CC">
              <w:rPr>
                <w:noProof/>
                <w:webHidden/>
              </w:rPr>
              <w:instrText xml:space="preserve"> PAGEREF _Toc529792880 \h </w:instrText>
            </w:r>
            <w:r w:rsidR="00A964CC">
              <w:rPr>
                <w:noProof/>
                <w:webHidden/>
              </w:rPr>
            </w:r>
            <w:r w:rsidR="00A964CC">
              <w:rPr>
                <w:noProof/>
                <w:webHidden/>
              </w:rPr>
              <w:fldChar w:fldCharType="separate"/>
            </w:r>
            <w:r w:rsidR="00A964CC">
              <w:rPr>
                <w:noProof/>
                <w:webHidden/>
              </w:rPr>
              <w:t>17</w:t>
            </w:r>
            <w:r w:rsidR="00A964CC">
              <w:rPr>
                <w:noProof/>
                <w:webHidden/>
              </w:rPr>
              <w:fldChar w:fldCharType="end"/>
            </w:r>
          </w:hyperlink>
        </w:p>
        <w:p w14:paraId="138E6DA1" w14:textId="4CC753A9" w:rsidR="00A964CC" w:rsidRDefault="0018338E">
          <w:pPr>
            <w:pStyle w:val="TOC2"/>
            <w:tabs>
              <w:tab w:val="left" w:pos="880"/>
              <w:tab w:val="right" w:leader="dot" w:pos="9339"/>
            </w:tabs>
            <w:rPr>
              <w:rFonts w:asciiTheme="minorHAnsi" w:eastAsiaTheme="minorEastAsia" w:hAnsiTheme="minorHAnsi" w:cstheme="minorBidi"/>
              <w:noProof/>
              <w:color w:val="auto"/>
            </w:rPr>
          </w:pPr>
          <w:hyperlink w:anchor="_Toc529792881" w:history="1">
            <w:r w:rsidR="00A964CC" w:rsidRPr="00C0274D">
              <w:rPr>
                <w:rStyle w:val="Hyperlink"/>
                <w:noProof/>
              </w:rPr>
              <w:t>6.22</w:t>
            </w:r>
            <w:r w:rsidR="00A964CC">
              <w:rPr>
                <w:rFonts w:asciiTheme="minorHAnsi" w:eastAsiaTheme="minorEastAsia" w:hAnsiTheme="minorHAnsi" w:cstheme="minorBidi"/>
                <w:noProof/>
                <w:color w:val="auto"/>
              </w:rPr>
              <w:tab/>
            </w:r>
            <w:r w:rsidR="00A964CC" w:rsidRPr="00C0274D">
              <w:rPr>
                <w:rStyle w:val="Hyperlink"/>
                <w:noProof/>
              </w:rPr>
              <w:t>Encryption at Rest</w:t>
            </w:r>
            <w:r w:rsidR="00A964CC">
              <w:rPr>
                <w:noProof/>
                <w:webHidden/>
              </w:rPr>
              <w:tab/>
            </w:r>
            <w:r w:rsidR="00A964CC">
              <w:rPr>
                <w:noProof/>
                <w:webHidden/>
              </w:rPr>
              <w:fldChar w:fldCharType="begin"/>
            </w:r>
            <w:r w:rsidR="00A964CC">
              <w:rPr>
                <w:noProof/>
                <w:webHidden/>
              </w:rPr>
              <w:instrText xml:space="preserve"> PAGEREF _Toc529792881 \h </w:instrText>
            </w:r>
            <w:r w:rsidR="00A964CC">
              <w:rPr>
                <w:noProof/>
                <w:webHidden/>
              </w:rPr>
            </w:r>
            <w:r w:rsidR="00A964CC">
              <w:rPr>
                <w:noProof/>
                <w:webHidden/>
              </w:rPr>
              <w:fldChar w:fldCharType="separate"/>
            </w:r>
            <w:r w:rsidR="00A964CC">
              <w:rPr>
                <w:noProof/>
                <w:webHidden/>
              </w:rPr>
              <w:t>17</w:t>
            </w:r>
            <w:r w:rsidR="00A964CC">
              <w:rPr>
                <w:noProof/>
                <w:webHidden/>
              </w:rPr>
              <w:fldChar w:fldCharType="end"/>
            </w:r>
          </w:hyperlink>
        </w:p>
        <w:p w14:paraId="5A106DB6" w14:textId="6AF0ACE4" w:rsidR="00A964CC" w:rsidRDefault="0018338E">
          <w:pPr>
            <w:pStyle w:val="TOC2"/>
            <w:tabs>
              <w:tab w:val="left" w:pos="880"/>
              <w:tab w:val="right" w:leader="dot" w:pos="9339"/>
            </w:tabs>
            <w:rPr>
              <w:rFonts w:asciiTheme="minorHAnsi" w:eastAsiaTheme="minorEastAsia" w:hAnsiTheme="minorHAnsi" w:cstheme="minorBidi"/>
              <w:noProof/>
              <w:color w:val="auto"/>
            </w:rPr>
          </w:pPr>
          <w:hyperlink w:anchor="_Toc529792882" w:history="1">
            <w:r w:rsidR="00A964CC" w:rsidRPr="00C0274D">
              <w:rPr>
                <w:rStyle w:val="Hyperlink"/>
                <w:noProof/>
              </w:rPr>
              <w:t>6.3</w:t>
            </w:r>
            <w:r w:rsidR="00A964CC">
              <w:rPr>
                <w:rFonts w:asciiTheme="minorHAnsi" w:eastAsiaTheme="minorEastAsia" w:hAnsiTheme="minorHAnsi" w:cstheme="minorBidi"/>
                <w:noProof/>
                <w:color w:val="auto"/>
              </w:rPr>
              <w:tab/>
            </w:r>
            <w:r w:rsidR="00A964CC" w:rsidRPr="00C0274D">
              <w:rPr>
                <w:rStyle w:val="Hyperlink"/>
                <w:noProof/>
              </w:rPr>
              <w:t>Vnet Service Endpoint (Confirm that this is V2 ready)</w:t>
            </w:r>
            <w:r w:rsidR="00A964CC">
              <w:rPr>
                <w:noProof/>
                <w:webHidden/>
              </w:rPr>
              <w:tab/>
            </w:r>
            <w:r w:rsidR="00A964CC">
              <w:rPr>
                <w:noProof/>
                <w:webHidden/>
              </w:rPr>
              <w:fldChar w:fldCharType="begin"/>
            </w:r>
            <w:r w:rsidR="00A964CC">
              <w:rPr>
                <w:noProof/>
                <w:webHidden/>
              </w:rPr>
              <w:instrText xml:space="preserve"> PAGEREF _Toc529792882 \h </w:instrText>
            </w:r>
            <w:r w:rsidR="00A964CC">
              <w:rPr>
                <w:noProof/>
                <w:webHidden/>
              </w:rPr>
            </w:r>
            <w:r w:rsidR="00A964CC">
              <w:rPr>
                <w:noProof/>
                <w:webHidden/>
              </w:rPr>
              <w:fldChar w:fldCharType="separate"/>
            </w:r>
            <w:r w:rsidR="00A964CC">
              <w:rPr>
                <w:noProof/>
                <w:webHidden/>
              </w:rPr>
              <w:t>17</w:t>
            </w:r>
            <w:r w:rsidR="00A964CC">
              <w:rPr>
                <w:noProof/>
                <w:webHidden/>
              </w:rPr>
              <w:fldChar w:fldCharType="end"/>
            </w:r>
          </w:hyperlink>
        </w:p>
        <w:p w14:paraId="434DD01C" w14:textId="54BC8BDE" w:rsidR="00A964CC" w:rsidRDefault="0018338E">
          <w:pPr>
            <w:pStyle w:val="TOC1"/>
            <w:tabs>
              <w:tab w:val="left" w:pos="440"/>
              <w:tab w:val="right" w:leader="dot" w:pos="9339"/>
            </w:tabs>
            <w:rPr>
              <w:rFonts w:asciiTheme="minorHAnsi" w:eastAsiaTheme="minorEastAsia" w:hAnsiTheme="minorHAnsi" w:cstheme="minorBidi"/>
              <w:noProof/>
              <w:color w:val="auto"/>
            </w:rPr>
          </w:pPr>
          <w:hyperlink w:anchor="_Toc529792883" w:history="1">
            <w:r w:rsidR="00A964CC" w:rsidRPr="00C0274D">
              <w:rPr>
                <w:rStyle w:val="Hyperlink"/>
                <w:noProof/>
              </w:rPr>
              <w:t>7</w:t>
            </w:r>
            <w:r w:rsidR="00A964CC">
              <w:rPr>
                <w:rFonts w:asciiTheme="minorHAnsi" w:eastAsiaTheme="minorEastAsia" w:hAnsiTheme="minorHAnsi" w:cstheme="minorBidi"/>
                <w:noProof/>
                <w:color w:val="auto"/>
              </w:rPr>
              <w:tab/>
            </w:r>
            <w:r w:rsidR="00A964CC" w:rsidRPr="00C0274D">
              <w:rPr>
                <w:rStyle w:val="Hyperlink"/>
                <w:noProof/>
              </w:rPr>
              <w:t>The Data Ingestion process</w:t>
            </w:r>
            <w:r w:rsidR="00A964CC">
              <w:rPr>
                <w:noProof/>
                <w:webHidden/>
              </w:rPr>
              <w:tab/>
            </w:r>
            <w:r w:rsidR="00A964CC">
              <w:rPr>
                <w:noProof/>
                <w:webHidden/>
              </w:rPr>
              <w:fldChar w:fldCharType="begin"/>
            </w:r>
            <w:r w:rsidR="00A964CC">
              <w:rPr>
                <w:noProof/>
                <w:webHidden/>
              </w:rPr>
              <w:instrText xml:space="preserve"> PAGEREF _Toc529792883 \h </w:instrText>
            </w:r>
            <w:r w:rsidR="00A964CC">
              <w:rPr>
                <w:noProof/>
                <w:webHidden/>
              </w:rPr>
            </w:r>
            <w:r w:rsidR="00A964CC">
              <w:rPr>
                <w:noProof/>
                <w:webHidden/>
              </w:rPr>
              <w:fldChar w:fldCharType="separate"/>
            </w:r>
            <w:r w:rsidR="00A964CC">
              <w:rPr>
                <w:noProof/>
                <w:webHidden/>
              </w:rPr>
              <w:t>18</w:t>
            </w:r>
            <w:r w:rsidR="00A964CC">
              <w:rPr>
                <w:noProof/>
                <w:webHidden/>
              </w:rPr>
              <w:fldChar w:fldCharType="end"/>
            </w:r>
          </w:hyperlink>
        </w:p>
        <w:p w14:paraId="1B3598B7" w14:textId="318866B8" w:rsidR="00A964CC" w:rsidRDefault="0018338E">
          <w:pPr>
            <w:pStyle w:val="TOC1"/>
            <w:tabs>
              <w:tab w:val="left" w:pos="440"/>
              <w:tab w:val="right" w:leader="dot" w:pos="9339"/>
            </w:tabs>
            <w:rPr>
              <w:rFonts w:asciiTheme="minorHAnsi" w:eastAsiaTheme="minorEastAsia" w:hAnsiTheme="minorHAnsi" w:cstheme="minorBidi"/>
              <w:noProof/>
              <w:color w:val="auto"/>
            </w:rPr>
          </w:pPr>
          <w:hyperlink w:anchor="_Toc529792884" w:history="1">
            <w:r w:rsidR="00A964CC" w:rsidRPr="00C0274D">
              <w:rPr>
                <w:rStyle w:val="Hyperlink"/>
                <w:noProof/>
              </w:rPr>
              <w:t>8</w:t>
            </w:r>
            <w:r w:rsidR="00A964CC">
              <w:rPr>
                <w:rFonts w:asciiTheme="minorHAnsi" w:eastAsiaTheme="minorEastAsia" w:hAnsiTheme="minorHAnsi" w:cstheme="minorBidi"/>
                <w:noProof/>
                <w:color w:val="auto"/>
              </w:rPr>
              <w:tab/>
            </w:r>
            <w:r w:rsidR="00A964CC" w:rsidRPr="00C0274D">
              <w:rPr>
                <w:rStyle w:val="Hyperlink"/>
                <w:noProof/>
              </w:rPr>
              <w:t>Logging</w:t>
            </w:r>
            <w:r w:rsidR="00A964CC">
              <w:rPr>
                <w:noProof/>
                <w:webHidden/>
              </w:rPr>
              <w:tab/>
            </w:r>
            <w:r w:rsidR="00A964CC">
              <w:rPr>
                <w:noProof/>
                <w:webHidden/>
              </w:rPr>
              <w:fldChar w:fldCharType="begin"/>
            </w:r>
            <w:r w:rsidR="00A964CC">
              <w:rPr>
                <w:noProof/>
                <w:webHidden/>
              </w:rPr>
              <w:instrText xml:space="preserve"> PAGEREF _Toc529792884 \h </w:instrText>
            </w:r>
            <w:r w:rsidR="00A964CC">
              <w:rPr>
                <w:noProof/>
                <w:webHidden/>
              </w:rPr>
            </w:r>
            <w:r w:rsidR="00A964CC">
              <w:rPr>
                <w:noProof/>
                <w:webHidden/>
              </w:rPr>
              <w:fldChar w:fldCharType="separate"/>
            </w:r>
            <w:r w:rsidR="00A964CC">
              <w:rPr>
                <w:noProof/>
                <w:webHidden/>
              </w:rPr>
              <w:t>20</w:t>
            </w:r>
            <w:r w:rsidR="00A964CC">
              <w:rPr>
                <w:noProof/>
                <w:webHidden/>
              </w:rPr>
              <w:fldChar w:fldCharType="end"/>
            </w:r>
          </w:hyperlink>
        </w:p>
        <w:p w14:paraId="72307673" w14:textId="004711AD" w:rsidR="00A964CC" w:rsidRDefault="0018338E">
          <w:pPr>
            <w:pStyle w:val="TOC2"/>
            <w:tabs>
              <w:tab w:val="left" w:pos="880"/>
              <w:tab w:val="right" w:leader="dot" w:pos="9339"/>
            </w:tabs>
            <w:rPr>
              <w:rFonts w:asciiTheme="minorHAnsi" w:eastAsiaTheme="minorEastAsia" w:hAnsiTheme="minorHAnsi" w:cstheme="minorBidi"/>
              <w:noProof/>
              <w:color w:val="auto"/>
            </w:rPr>
          </w:pPr>
          <w:hyperlink w:anchor="_Toc529792885" w:history="1">
            <w:r w:rsidR="00A964CC" w:rsidRPr="00C0274D">
              <w:rPr>
                <w:rStyle w:val="Hyperlink"/>
                <w:noProof/>
              </w:rPr>
              <w:t>8.1</w:t>
            </w:r>
            <w:r w:rsidR="00A964CC">
              <w:rPr>
                <w:rFonts w:asciiTheme="minorHAnsi" w:eastAsiaTheme="minorEastAsia" w:hAnsiTheme="minorHAnsi" w:cstheme="minorBidi"/>
                <w:noProof/>
                <w:color w:val="auto"/>
              </w:rPr>
              <w:tab/>
            </w:r>
            <w:r w:rsidR="00A964CC" w:rsidRPr="00C0274D">
              <w:rPr>
                <w:rStyle w:val="Hyperlink"/>
                <w:noProof/>
              </w:rPr>
              <w:t>Enable diagnostic logging for your Data Lake</w:t>
            </w:r>
            <w:r w:rsidR="00A964CC">
              <w:rPr>
                <w:noProof/>
                <w:webHidden/>
              </w:rPr>
              <w:tab/>
            </w:r>
            <w:r w:rsidR="00A964CC">
              <w:rPr>
                <w:noProof/>
                <w:webHidden/>
              </w:rPr>
              <w:fldChar w:fldCharType="begin"/>
            </w:r>
            <w:r w:rsidR="00A964CC">
              <w:rPr>
                <w:noProof/>
                <w:webHidden/>
              </w:rPr>
              <w:instrText xml:space="preserve"> PAGEREF _Toc529792885 \h </w:instrText>
            </w:r>
            <w:r w:rsidR="00A964CC">
              <w:rPr>
                <w:noProof/>
                <w:webHidden/>
              </w:rPr>
            </w:r>
            <w:r w:rsidR="00A964CC">
              <w:rPr>
                <w:noProof/>
                <w:webHidden/>
              </w:rPr>
              <w:fldChar w:fldCharType="separate"/>
            </w:r>
            <w:r w:rsidR="00A964CC">
              <w:rPr>
                <w:noProof/>
                <w:webHidden/>
              </w:rPr>
              <w:t>20</w:t>
            </w:r>
            <w:r w:rsidR="00A964CC">
              <w:rPr>
                <w:noProof/>
                <w:webHidden/>
              </w:rPr>
              <w:fldChar w:fldCharType="end"/>
            </w:r>
          </w:hyperlink>
        </w:p>
        <w:p w14:paraId="483D0F0A" w14:textId="62AFBB3B" w:rsidR="00A964CC" w:rsidRDefault="0018338E">
          <w:pPr>
            <w:pStyle w:val="TOC2"/>
            <w:tabs>
              <w:tab w:val="left" w:pos="880"/>
              <w:tab w:val="right" w:leader="dot" w:pos="9339"/>
            </w:tabs>
            <w:rPr>
              <w:rFonts w:asciiTheme="minorHAnsi" w:eastAsiaTheme="minorEastAsia" w:hAnsiTheme="minorHAnsi" w:cstheme="minorBidi"/>
              <w:noProof/>
              <w:color w:val="auto"/>
            </w:rPr>
          </w:pPr>
          <w:hyperlink w:anchor="_Toc529792886" w:history="1">
            <w:r w:rsidR="00A964CC" w:rsidRPr="00C0274D">
              <w:rPr>
                <w:rStyle w:val="Hyperlink"/>
                <w:noProof/>
              </w:rPr>
              <w:t>8.2</w:t>
            </w:r>
            <w:r w:rsidR="00A964CC">
              <w:rPr>
                <w:rFonts w:asciiTheme="minorHAnsi" w:eastAsiaTheme="minorEastAsia" w:hAnsiTheme="minorHAnsi" w:cstheme="minorBidi"/>
                <w:noProof/>
                <w:color w:val="auto"/>
              </w:rPr>
              <w:tab/>
            </w:r>
            <w:r w:rsidR="00A964CC" w:rsidRPr="00C0274D">
              <w:rPr>
                <w:rStyle w:val="Hyperlink"/>
                <w:noProof/>
              </w:rPr>
              <w:t>View diagnostic logs for your Data Lake</w:t>
            </w:r>
            <w:r w:rsidR="00A964CC">
              <w:rPr>
                <w:noProof/>
                <w:webHidden/>
              </w:rPr>
              <w:tab/>
            </w:r>
            <w:r w:rsidR="00A964CC">
              <w:rPr>
                <w:noProof/>
                <w:webHidden/>
              </w:rPr>
              <w:fldChar w:fldCharType="begin"/>
            </w:r>
            <w:r w:rsidR="00A964CC">
              <w:rPr>
                <w:noProof/>
                <w:webHidden/>
              </w:rPr>
              <w:instrText xml:space="preserve"> PAGEREF _Toc529792886 \h </w:instrText>
            </w:r>
            <w:r w:rsidR="00A964CC">
              <w:rPr>
                <w:noProof/>
                <w:webHidden/>
              </w:rPr>
            </w:r>
            <w:r w:rsidR="00A964CC">
              <w:rPr>
                <w:noProof/>
                <w:webHidden/>
              </w:rPr>
              <w:fldChar w:fldCharType="separate"/>
            </w:r>
            <w:r w:rsidR="00A964CC">
              <w:rPr>
                <w:noProof/>
                <w:webHidden/>
              </w:rPr>
              <w:t>21</w:t>
            </w:r>
            <w:r w:rsidR="00A964CC">
              <w:rPr>
                <w:noProof/>
                <w:webHidden/>
              </w:rPr>
              <w:fldChar w:fldCharType="end"/>
            </w:r>
          </w:hyperlink>
        </w:p>
        <w:p w14:paraId="6976D6CF" w14:textId="4EE141E4" w:rsidR="00A964CC" w:rsidRDefault="0018338E">
          <w:pPr>
            <w:pStyle w:val="TOC3"/>
            <w:tabs>
              <w:tab w:val="right" w:leader="dot" w:pos="9339"/>
            </w:tabs>
            <w:rPr>
              <w:rFonts w:asciiTheme="minorHAnsi" w:eastAsiaTheme="minorEastAsia" w:hAnsiTheme="minorHAnsi" w:cstheme="minorBidi"/>
              <w:noProof/>
              <w:color w:val="auto"/>
            </w:rPr>
          </w:pPr>
          <w:hyperlink w:anchor="_Toc529792887" w:history="1">
            <w:r w:rsidR="00A964CC" w:rsidRPr="00C0274D">
              <w:rPr>
                <w:rStyle w:val="Hyperlink"/>
                <w:noProof/>
              </w:rPr>
              <w:t>8.2.1 Using the Data Lake Store Settings View</w:t>
            </w:r>
            <w:r w:rsidR="00A964CC">
              <w:rPr>
                <w:noProof/>
                <w:webHidden/>
              </w:rPr>
              <w:tab/>
            </w:r>
            <w:r w:rsidR="00A964CC">
              <w:rPr>
                <w:noProof/>
                <w:webHidden/>
              </w:rPr>
              <w:fldChar w:fldCharType="begin"/>
            </w:r>
            <w:r w:rsidR="00A964CC">
              <w:rPr>
                <w:noProof/>
                <w:webHidden/>
              </w:rPr>
              <w:instrText xml:space="preserve"> PAGEREF _Toc529792887 \h </w:instrText>
            </w:r>
            <w:r w:rsidR="00A964CC">
              <w:rPr>
                <w:noProof/>
                <w:webHidden/>
              </w:rPr>
            </w:r>
            <w:r w:rsidR="00A964CC">
              <w:rPr>
                <w:noProof/>
                <w:webHidden/>
              </w:rPr>
              <w:fldChar w:fldCharType="separate"/>
            </w:r>
            <w:r w:rsidR="00A964CC">
              <w:rPr>
                <w:noProof/>
                <w:webHidden/>
              </w:rPr>
              <w:t>21</w:t>
            </w:r>
            <w:r w:rsidR="00A964CC">
              <w:rPr>
                <w:noProof/>
                <w:webHidden/>
              </w:rPr>
              <w:fldChar w:fldCharType="end"/>
            </w:r>
          </w:hyperlink>
        </w:p>
        <w:p w14:paraId="0F1BBDC9" w14:textId="674EDAFC" w:rsidR="00A964CC" w:rsidRDefault="0018338E">
          <w:pPr>
            <w:pStyle w:val="TOC3"/>
            <w:tabs>
              <w:tab w:val="right" w:leader="dot" w:pos="9339"/>
            </w:tabs>
            <w:rPr>
              <w:rFonts w:asciiTheme="minorHAnsi" w:eastAsiaTheme="minorEastAsia" w:hAnsiTheme="minorHAnsi" w:cstheme="minorBidi"/>
              <w:noProof/>
              <w:color w:val="auto"/>
            </w:rPr>
          </w:pPr>
          <w:hyperlink w:anchor="_Toc529792888" w:history="1">
            <w:r w:rsidR="00A964CC" w:rsidRPr="00C0274D">
              <w:rPr>
                <w:rStyle w:val="Hyperlink"/>
                <w:noProof/>
              </w:rPr>
              <w:t>8.2.2 From the Azure Storage account that contains log data</w:t>
            </w:r>
            <w:r w:rsidR="00A964CC">
              <w:rPr>
                <w:noProof/>
                <w:webHidden/>
              </w:rPr>
              <w:tab/>
            </w:r>
            <w:r w:rsidR="00A964CC">
              <w:rPr>
                <w:noProof/>
                <w:webHidden/>
              </w:rPr>
              <w:fldChar w:fldCharType="begin"/>
            </w:r>
            <w:r w:rsidR="00A964CC">
              <w:rPr>
                <w:noProof/>
                <w:webHidden/>
              </w:rPr>
              <w:instrText xml:space="preserve"> PAGEREF _Toc529792888 \h </w:instrText>
            </w:r>
            <w:r w:rsidR="00A964CC">
              <w:rPr>
                <w:noProof/>
                <w:webHidden/>
              </w:rPr>
            </w:r>
            <w:r w:rsidR="00A964CC">
              <w:rPr>
                <w:noProof/>
                <w:webHidden/>
              </w:rPr>
              <w:fldChar w:fldCharType="separate"/>
            </w:r>
            <w:r w:rsidR="00A964CC">
              <w:rPr>
                <w:noProof/>
                <w:webHidden/>
              </w:rPr>
              <w:t>22</w:t>
            </w:r>
            <w:r w:rsidR="00A964CC">
              <w:rPr>
                <w:noProof/>
                <w:webHidden/>
              </w:rPr>
              <w:fldChar w:fldCharType="end"/>
            </w:r>
          </w:hyperlink>
        </w:p>
        <w:p w14:paraId="364C81CA" w14:textId="6EF41391" w:rsidR="00A964CC" w:rsidRDefault="0018338E">
          <w:pPr>
            <w:pStyle w:val="TOC2"/>
            <w:tabs>
              <w:tab w:val="left" w:pos="880"/>
              <w:tab w:val="right" w:leader="dot" w:pos="9339"/>
            </w:tabs>
            <w:rPr>
              <w:rFonts w:asciiTheme="minorHAnsi" w:eastAsiaTheme="minorEastAsia" w:hAnsiTheme="minorHAnsi" w:cstheme="minorBidi"/>
              <w:noProof/>
              <w:color w:val="auto"/>
            </w:rPr>
          </w:pPr>
          <w:hyperlink w:anchor="_Toc529792889" w:history="1">
            <w:r w:rsidR="00A964CC" w:rsidRPr="00C0274D">
              <w:rPr>
                <w:rStyle w:val="Hyperlink"/>
                <w:noProof/>
              </w:rPr>
              <w:t>8.3</w:t>
            </w:r>
            <w:r w:rsidR="00A964CC">
              <w:rPr>
                <w:rFonts w:asciiTheme="minorHAnsi" w:eastAsiaTheme="minorEastAsia" w:hAnsiTheme="minorHAnsi" w:cstheme="minorBidi"/>
                <w:noProof/>
                <w:color w:val="auto"/>
              </w:rPr>
              <w:tab/>
            </w:r>
            <w:r w:rsidR="00A964CC" w:rsidRPr="00C0274D">
              <w:rPr>
                <w:rStyle w:val="Hyperlink"/>
                <w:noProof/>
              </w:rPr>
              <w:t>Understand the structure of the log data</w:t>
            </w:r>
            <w:r w:rsidR="00A964CC">
              <w:rPr>
                <w:noProof/>
                <w:webHidden/>
              </w:rPr>
              <w:tab/>
            </w:r>
            <w:r w:rsidR="00A964CC">
              <w:rPr>
                <w:noProof/>
                <w:webHidden/>
              </w:rPr>
              <w:fldChar w:fldCharType="begin"/>
            </w:r>
            <w:r w:rsidR="00A964CC">
              <w:rPr>
                <w:noProof/>
                <w:webHidden/>
              </w:rPr>
              <w:instrText xml:space="preserve"> PAGEREF _Toc529792889 \h </w:instrText>
            </w:r>
            <w:r w:rsidR="00A964CC">
              <w:rPr>
                <w:noProof/>
                <w:webHidden/>
              </w:rPr>
            </w:r>
            <w:r w:rsidR="00A964CC">
              <w:rPr>
                <w:noProof/>
                <w:webHidden/>
              </w:rPr>
              <w:fldChar w:fldCharType="separate"/>
            </w:r>
            <w:r w:rsidR="00A964CC">
              <w:rPr>
                <w:noProof/>
                <w:webHidden/>
              </w:rPr>
              <w:t>23</w:t>
            </w:r>
            <w:r w:rsidR="00A964CC">
              <w:rPr>
                <w:noProof/>
                <w:webHidden/>
              </w:rPr>
              <w:fldChar w:fldCharType="end"/>
            </w:r>
          </w:hyperlink>
        </w:p>
        <w:p w14:paraId="301BFDF2" w14:textId="135A8020" w:rsidR="00A964CC" w:rsidRDefault="0018338E">
          <w:pPr>
            <w:pStyle w:val="TOC3"/>
            <w:tabs>
              <w:tab w:val="right" w:leader="dot" w:pos="9339"/>
            </w:tabs>
            <w:rPr>
              <w:rFonts w:asciiTheme="minorHAnsi" w:eastAsiaTheme="minorEastAsia" w:hAnsiTheme="minorHAnsi" w:cstheme="minorBidi"/>
              <w:noProof/>
              <w:color w:val="auto"/>
            </w:rPr>
          </w:pPr>
          <w:hyperlink w:anchor="_Toc529792890" w:history="1">
            <w:r w:rsidR="00A964CC" w:rsidRPr="00C0274D">
              <w:rPr>
                <w:rStyle w:val="Hyperlink"/>
                <w:noProof/>
              </w:rPr>
              <w:t>8.3.1 Request Logs</w:t>
            </w:r>
            <w:r w:rsidR="00A964CC">
              <w:rPr>
                <w:noProof/>
                <w:webHidden/>
              </w:rPr>
              <w:tab/>
            </w:r>
            <w:r w:rsidR="00A964CC">
              <w:rPr>
                <w:noProof/>
                <w:webHidden/>
              </w:rPr>
              <w:fldChar w:fldCharType="begin"/>
            </w:r>
            <w:r w:rsidR="00A964CC">
              <w:rPr>
                <w:noProof/>
                <w:webHidden/>
              </w:rPr>
              <w:instrText xml:space="preserve"> PAGEREF _Toc529792890 \h </w:instrText>
            </w:r>
            <w:r w:rsidR="00A964CC">
              <w:rPr>
                <w:noProof/>
                <w:webHidden/>
              </w:rPr>
            </w:r>
            <w:r w:rsidR="00A964CC">
              <w:rPr>
                <w:noProof/>
                <w:webHidden/>
              </w:rPr>
              <w:fldChar w:fldCharType="separate"/>
            </w:r>
            <w:r w:rsidR="00A964CC">
              <w:rPr>
                <w:noProof/>
                <w:webHidden/>
              </w:rPr>
              <w:t>23</w:t>
            </w:r>
            <w:r w:rsidR="00A964CC">
              <w:rPr>
                <w:noProof/>
                <w:webHidden/>
              </w:rPr>
              <w:fldChar w:fldCharType="end"/>
            </w:r>
          </w:hyperlink>
        </w:p>
        <w:p w14:paraId="3CEA0568" w14:textId="452563A5" w:rsidR="00A964CC" w:rsidRDefault="0018338E">
          <w:pPr>
            <w:pStyle w:val="TOC3"/>
            <w:tabs>
              <w:tab w:val="right" w:leader="dot" w:pos="9339"/>
            </w:tabs>
            <w:rPr>
              <w:rFonts w:asciiTheme="minorHAnsi" w:eastAsiaTheme="minorEastAsia" w:hAnsiTheme="minorHAnsi" w:cstheme="minorBidi"/>
              <w:noProof/>
              <w:color w:val="auto"/>
            </w:rPr>
          </w:pPr>
          <w:hyperlink w:anchor="_Toc529792891" w:history="1">
            <w:r w:rsidR="00A964CC" w:rsidRPr="00C0274D">
              <w:rPr>
                <w:rStyle w:val="Hyperlink"/>
                <w:noProof/>
              </w:rPr>
              <w:t>8.3.2 Audit Logs</w:t>
            </w:r>
            <w:r w:rsidR="00A964CC">
              <w:rPr>
                <w:noProof/>
                <w:webHidden/>
              </w:rPr>
              <w:tab/>
            </w:r>
            <w:r w:rsidR="00A964CC">
              <w:rPr>
                <w:noProof/>
                <w:webHidden/>
              </w:rPr>
              <w:fldChar w:fldCharType="begin"/>
            </w:r>
            <w:r w:rsidR="00A964CC">
              <w:rPr>
                <w:noProof/>
                <w:webHidden/>
              </w:rPr>
              <w:instrText xml:space="preserve"> PAGEREF _Toc529792891 \h </w:instrText>
            </w:r>
            <w:r w:rsidR="00A964CC">
              <w:rPr>
                <w:noProof/>
                <w:webHidden/>
              </w:rPr>
            </w:r>
            <w:r w:rsidR="00A964CC">
              <w:rPr>
                <w:noProof/>
                <w:webHidden/>
              </w:rPr>
              <w:fldChar w:fldCharType="separate"/>
            </w:r>
            <w:r w:rsidR="00A964CC">
              <w:rPr>
                <w:noProof/>
                <w:webHidden/>
              </w:rPr>
              <w:t>25</w:t>
            </w:r>
            <w:r w:rsidR="00A964CC">
              <w:rPr>
                <w:noProof/>
                <w:webHidden/>
              </w:rPr>
              <w:fldChar w:fldCharType="end"/>
            </w:r>
          </w:hyperlink>
        </w:p>
        <w:p w14:paraId="78DE2E1C" w14:textId="0C914D10" w:rsidR="00A964CC" w:rsidRDefault="0018338E">
          <w:pPr>
            <w:pStyle w:val="TOC1"/>
            <w:tabs>
              <w:tab w:val="left" w:pos="440"/>
              <w:tab w:val="right" w:leader="dot" w:pos="9339"/>
            </w:tabs>
            <w:rPr>
              <w:rFonts w:asciiTheme="minorHAnsi" w:eastAsiaTheme="minorEastAsia" w:hAnsiTheme="minorHAnsi" w:cstheme="minorBidi"/>
              <w:noProof/>
              <w:color w:val="auto"/>
            </w:rPr>
          </w:pPr>
          <w:hyperlink w:anchor="_Toc529792892" w:history="1">
            <w:r w:rsidR="00A964CC" w:rsidRPr="00C0274D">
              <w:rPr>
                <w:rStyle w:val="Hyperlink"/>
                <w:noProof/>
              </w:rPr>
              <w:t>9</w:t>
            </w:r>
            <w:r w:rsidR="00A964CC">
              <w:rPr>
                <w:rFonts w:asciiTheme="minorHAnsi" w:eastAsiaTheme="minorEastAsia" w:hAnsiTheme="minorHAnsi" w:cstheme="minorBidi"/>
                <w:noProof/>
                <w:color w:val="auto"/>
              </w:rPr>
              <w:tab/>
            </w:r>
            <w:r w:rsidR="00A964CC" w:rsidRPr="00C0274D">
              <w:rPr>
                <w:rStyle w:val="Hyperlink"/>
                <w:noProof/>
              </w:rPr>
              <w:t>Appendix</w:t>
            </w:r>
            <w:r w:rsidR="00A964CC">
              <w:rPr>
                <w:noProof/>
                <w:webHidden/>
              </w:rPr>
              <w:tab/>
            </w:r>
            <w:r w:rsidR="00A964CC">
              <w:rPr>
                <w:noProof/>
                <w:webHidden/>
              </w:rPr>
              <w:fldChar w:fldCharType="begin"/>
            </w:r>
            <w:r w:rsidR="00A964CC">
              <w:rPr>
                <w:noProof/>
                <w:webHidden/>
              </w:rPr>
              <w:instrText xml:space="preserve"> PAGEREF _Toc529792892 \h </w:instrText>
            </w:r>
            <w:r w:rsidR="00A964CC">
              <w:rPr>
                <w:noProof/>
                <w:webHidden/>
              </w:rPr>
            </w:r>
            <w:r w:rsidR="00A964CC">
              <w:rPr>
                <w:noProof/>
                <w:webHidden/>
              </w:rPr>
              <w:fldChar w:fldCharType="separate"/>
            </w:r>
            <w:r w:rsidR="00A964CC">
              <w:rPr>
                <w:noProof/>
                <w:webHidden/>
              </w:rPr>
              <w:t>27</w:t>
            </w:r>
            <w:r w:rsidR="00A964CC">
              <w:rPr>
                <w:noProof/>
                <w:webHidden/>
              </w:rPr>
              <w:fldChar w:fldCharType="end"/>
            </w:r>
          </w:hyperlink>
        </w:p>
        <w:p w14:paraId="7E9BE560" w14:textId="752EFBA0" w:rsidR="00A964CC" w:rsidRDefault="0018338E">
          <w:pPr>
            <w:pStyle w:val="TOC2"/>
            <w:tabs>
              <w:tab w:val="left" w:pos="880"/>
              <w:tab w:val="right" w:leader="dot" w:pos="9339"/>
            </w:tabs>
            <w:rPr>
              <w:rFonts w:asciiTheme="minorHAnsi" w:eastAsiaTheme="minorEastAsia" w:hAnsiTheme="minorHAnsi" w:cstheme="minorBidi"/>
              <w:noProof/>
              <w:color w:val="auto"/>
            </w:rPr>
          </w:pPr>
          <w:hyperlink w:anchor="_Toc529792893" w:history="1">
            <w:r w:rsidR="00A964CC" w:rsidRPr="00C0274D">
              <w:rPr>
                <w:rStyle w:val="Hyperlink"/>
                <w:noProof/>
              </w:rPr>
              <w:t>9.1</w:t>
            </w:r>
            <w:r w:rsidR="00A964CC">
              <w:rPr>
                <w:rFonts w:asciiTheme="minorHAnsi" w:eastAsiaTheme="minorEastAsia" w:hAnsiTheme="minorHAnsi" w:cstheme="minorBidi"/>
                <w:noProof/>
                <w:color w:val="auto"/>
              </w:rPr>
              <w:tab/>
            </w:r>
            <w:r w:rsidR="00A964CC" w:rsidRPr="00C0274D">
              <w:rPr>
                <w:rStyle w:val="Hyperlink"/>
                <w:noProof/>
              </w:rPr>
              <w:t>DevOps setup</w:t>
            </w:r>
            <w:r w:rsidR="00A964CC">
              <w:rPr>
                <w:noProof/>
                <w:webHidden/>
              </w:rPr>
              <w:tab/>
            </w:r>
            <w:r w:rsidR="00A964CC">
              <w:rPr>
                <w:noProof/>
                <w:webHidden/>
              </w:rPr>
              <w:fldChar w:fldCharType="begin"/>
            </w:r>
            <w:r w:rsidR="00A964CC">
              <w:rPr>
                <w:noProof/>
                <w:webHidden/>
              </w:rPr>
              <w:instrText xml:space="preserve"> PAGEREF _Toc529792893 \h </w:instrText>
            </w:r>
            <w:r w:rsidR="00A964CC">
              <w:rPr>
                <w:noProof/>
                <w:webHidden/>
              </w:rPr>
            </w:r>
            <w:r w:rsidR="00A964CC">
              <w:rPr>
                <w:noProof/>
                <w:webHidden/>
              </w:rPr>
              <w:fldChar w:fldCharType="separate"/>
            </w:r>
            <w:r w:rsidR="00A964CC">
              <w:rPr>
                <w:noProof/>
                <w:webHidden/>
              </w:rPr>
              <w:t>27</w:t>
            </w:r>
            <w:r w:rsidR="00A964CC">
              <w:rPr>
                <w:noProof/>
                <w:webHidden/>
              </w:rPr>
              <w:fldChar w:fldCharType="end"/>
            </w:r>
          </w:hyperlink>
        </w:p>
        <w:p w14:paraId="3DBB81CC" w14:textId="319B5859" w:rsidR="00A964CC" w:rsidRDefault="0018338E">
          <w:pPr>
            <w:pStyle w:val="TOC2"/>
            <w:tabs>
              <w:tab w:val="left" w:pos="880"/>
              <w:tab w:val="right" w:leader="dot" w:pos="9339"/>
            </w:tabs>
            <w:rPr>
              <w:rFonts w:asciiTheme="minorHAnsi" w:eastAsiaTheme="minorEastAsia" w:hAnsiTheme="minorHAnsi" w:cstheme="minorBidi"/>
              <w:noProof/>
              <w:color w:val="auto"/>
            </w:rPr>
          </w:pPr>
          <w:hyperlink w:anchor="_Toc529792894" w:history="1">
            <w:r w:rsidR="00A964CC" w:rsidRPr="00C0274D">
              <w:rPr>
                <w:rStyle w:val="Hyperlink"/>
                <w:noProof/>
              </w:rPr>
              <w:t>9.2</w:t>
            </w:r>
            <w:r w:rsidR="00A964CC">
              <w:rPr>
                <w:rFonts w:asciiTheme="minorHAnsi" w:eastAsiaTheme="minorEastAsia" w:hAnsiTheme="minorHAnsi" w:cstheme="minorBidi"/>
                <w:noProof/>
                <w:color w:val="auto"/>
              </w:rPr>
              <w:tab/>
            </w:r>
            <w:r w:rsidR="00A964CC" w:rsidRPr="00C0274D">
              <w:rPr>
                <w:rStyle w:val="Hyperlink"/>
                <w:noProof/>
              </w:rPr>
              <w:t>Data Catalog</w:t>
            </w:r>
            <w:r w:rsidR="00A964CC">
              <w:rPr>
                <w:noProof/>
                <w:webHidden/>
              </w:rPr>
              <w:tab/>
            </w:r>
            <w:r w:rsidR="00A964CC">
              <w:rPr>
                <w:noProof/>
                <w:webHidden/>
              </w:rPr>
              <w:fldChar w:fldCharType="begin"/>
            </w:r>
            <w:r w:rsidR="00A964CC">
              <w:rPr>
                <w:noProof/>
                <w:webHidden/>
              </w:rPr>
              <w:instrText xml:space="preserve"> PAGEREF _Toc529792894 \h </w:instrText>
            </w:r>
            <w:r w:rsidR="00A964CC">
              <w:rPr>
                <w:noProof/>
                <w:webHidden/>
              </w:rPr>
            </w:r>
            <w:r w:rsidR="00A964CC">
              <w:rPr>
                <w:noProof/>
                <w:webHidden/>
              </w:rPr>
              <w:fldChar w:fldCharType="separate"/>
            </w:r>
            <w:r w:rsidR="00A964CC">
              <w:rPr>
                <w:noProof/>
                <w:webHidden/>
              </w:rPr>
              <w:t>27</w:t>
            </w:r>
            <w:r w:rsidR="00A964CC">
              <w:rPr>
                <w:noProof/>
                <w:webHidden/>
              </w:rPr>
              <w:fldChar w:fldCharType="end"/>
            </w:r>
          </w:hyperlink>
        </w:p>
        <w:p w14:paraId="5D6F3491" w14:textId="718B2C18" w:rsidR="00A964CC" w:rsidRDefault="0018338E">
          <w:pPr>
            <w:pStyle w:val="TOC1"/>
            <w:tabs>
              <w:tab w:val="left" w:pos="660"/>
              <w:tab w:val="right" w:leader="dot" w:pos="9339"/>
            </w:tabs>
            <w:rPr>
              <w:rFonts w:asciiTheme="minorHAnsi" w:eastAsiaTheme="minorEastAsia" w:hAnsiTheme="minorHAnsi" w:cstheme="minorBidi"/>
              <w:noProof/>
              <w:color w:val="auto"/>
            </w:rPr>
          </w:pPr>
          <w:hyperlink w:anchor="_Toc529792895" w:history="1">
            <w:r w:rsidR="00A964CC" w:rsidRPr="00C0274D">
              <w:rPr>
                <w:rStyle w:val="Hyperlink"/>
                <w:noProof/>
              </w:rPr>
              <w:t>10</w:t>
            </w:r>
            <w:r w:rsidR="00A964CC">
              <w:rPr>
                <w:rFonts w:asciiTheme="minorHAnsi" w:eastAsiaTheme="minorEastAsia" w:hAnsiTheme="minorHAnsi" w:cstheme="minorBidi"/>
                <w:noProof/>
                <w:color w:val="auto"/>
              </w:rPr>
              <w:tab/>
            </w:r>
            <w:r w:rsidR="00A964CC" w:rsidRPr="00C0274D">
              <w:rPr>
                <w:rStyle w:val="Hyperlink"/>
                <w:noProof/>
              </w:rPr>
              <w:t>References</w:t>
            </w:r>
            <w:r w:rsidR="00A964CC">
              <w:rPr>
                <w:noProof/>
                <w:webHidden/>
              </w:rPr>
              <w:tab/>
            </w:r>
            <w:r w:rsidR="00A964CC">
              <w:rPr>
                <w:noProof/>
                <w:webHidden/>
              </w:rPr>
              <w:fldChar w:fldCharType="begin"/>
            </w:r>
            <w:r w:rsidR="00A964CC">
              <w:rPr>
                <w:noProof/>
                <w:webHidden/>
              </w:rPr>
              <w:instrText xml:space="preserve"> PAGEREF _Toc529792895 \h </w:instrText>
            </w:r>
            <w:r w:rsidR="00A964CC">
              <w:rPr>
                <w:noProof/>
                <w:webHidden/>
              </w:rPr>
            </w:r>
            <w:r w:rsidR="00A964CC">
              <w:rPr>
                <w:noProof/>
                <w:webHidden/>
              </w:rPr>
              <w:fldChar w:fldCharType="separate"/>
            </w:r>
            <w:r w:rsidR="00A964CC">
              <w:rPr>
                <w:noProof/>
                <w:webHidden/>
              </w:rPr>
              <w:t>28</w:t>
            </w:r>
            <w:r w:rsidR="00A964CC">
              <w:rPr>
                <w:noProof/>
                <w:webHidden/>
              </w:rPr>
              <w:fldChar w:fldCharType="end"/>
            </w:r>
          </w:hyperlink>
        </w:p>
        <w:p w14:paraId="593438CB" w14:textId="0F0549EA" w:rsidR="000161AD" w:rsidRDefault="000161AD">
          <w:pPr>
            <w:rPr>
              <w:ins w:id="4" w:author="Christian Hamson" w:date="2018-11-09T18:11:00Z"/>
            </w:rPr>
          </w:pPr>
          <w:ins w:id="5" w:author="Christian Hamson" w:date="2018-11-09T18:11:00Z">
            <w:r>
              <w:rPr>
                <w:b/>
                <w:bCs/>
                <w:noProof/>
              </w:rPr>
              <w:fldChar w:fldCharType="end"/>
            </w:r>
          </w:ins>
        </w:p>
        <w:customXmlInsRangeStart w:id="6" w:author="Christian Hamson" w:date="2018-11-09T18:11:00Z"/>
      </w:sdtContent>
    </w:sdt>
    <w:customXmlInsRangeEnd w:id="6"/>
    <w:p w14:paraId="0DED833F" w14:textId="617260EC" w:rsidR="00187D40" w:rsidRDefault="00187D40">
      <w:pPr>
        <w:spacing w:after="160" w:line="259" w:lineRule="auto"/>
        <w:ind w:left="0" w:firstLine="0"/>
      </w:pPr>
      <w:r>
        <w:br w:type="page"/>
      </w:r>
    </w:p>
    <w:p w14:paraId="7BFD280E" w14:textId="77777777" w:rsidR="00681A6C" w:rsidDel="000161AD" w:rsidRDefault="00681A6C" w:rsidP="00187D40">
      <w:pPr>
        <w:spacing w:after="308" w:line="259" w:lineRule="auto"/>
        <w:ind w:left="720" w:firstLine="0"/>
        <w:rPr>
          <w:del w:id="7" w:author="Christian Hamson" w:date="2018-11-09T18:11:00Z"/>
        </w:rPr>
      </w:pPr>
    </w:p>
    <w:p w14:paraId="6BD0B179" w14:textId="2440417E" w:rsidR="00681A6C" w:rsidRPr="002759EF" w:rsidDel="000161AD" w:rsidRDefault="00CA1699" w:rsidP="00187D40">
      <w:pPr>
        <w:numPr>
          <w:ilvl w:val="0"/>
          <w:numId w:val="1"/>
        </w:numPr>
        <w:spacing w:after="139" w:line="265" w:lineRule="auto"/>
        <w:ind w:left="720" w:right="-14" w:firstLine="0"/>
        <w:rPr>
          <w:del w:id="8" w:author="Christian Hamson" w:date="2018-11-09T18:11:00Z"/>
          <w:sz w:val="20"/>
        </w:rPr>
      </w:pPr>
      <w:del w:id="9" w:author="Christian Hamson" w:date="2018-11-09T18:11:00Z">
        <w:r w:rsidRPr="002759EF" w:rsidDel="000161AD">
          <w:delText>Summary .................................................................................................................................................. 6</w:delText>
        </w:r>
        <w:r w:rsidRPr="002759EF" w:rsidDel="000161AD">
          <w:rPr>
            <w:rFonts w:ascii="Calibri" w:eastAsia="Calibri" w:hAnsi="Calibri" w:cs="Calibri"/>
            <w:sz w:val="20"/>
          </w:rPr>
          <w:delText xml:space="preserve"> </w:delText>
        </w:r>
      </w:del>
    </w:p>
    <w:p w14:paraId="40355888" w14:textId="59030DE1" w:rsidR="00681A6C" w:rsidRPr="002759EF" w:rsidDel="000161AD" w:rsidRDefault="00CA1699" w:rsidP="00187D40">
      <w:pPr>
        <w:numPr>
          <w:ilvl w:val="0"/>
          <w:numId w:val="1"/>
        </w:numPr>
        <w:spacing w:after="139" w:line="265" w:lineRule="auto"/>
        <w:ind w:left="720" w:right="-14" w:firstLine="0"/>
        <w:rPr>
          <w:del w:id="10" w:author="Christian Hamson" w:date="2018-11-09T18:11:00Z"/>
          <w:sz w:val="20"/>
        </w:rPr>
      </w:pPr>
      <w:del w:id="11" w:author="Christian Hamson" w:date="2018-11-09T18:11:00Z">
        <w:r w:rsidRPr="002759EF" w:rsidDel="000161AD">
          <w:delText>The philosophy behind the Azure Data Lake organization ................................................... 7</w:delText>
        </w:r>
        <w:r w:rsidRPr="002759EF" w:rsidDel="000161AD">
          <w:rPr>
            <w:rFonts w:ascii="Calibri" w:eastAsia="Calibri" w:hAnsi="Calibri" w:cs="Calibri"/>
            <w:sz w:val="20"/>
          </w:rPr>
          <w:delText xml:space="preserve"> </w:delText>
        </w:r>
      </w:del>
    </w:p>
    <w:p w14:paraId="599230B2" w14:textId="71050BAD" w:rsidR="00681A6C" w:rsidRPr="002759EF" w:rsidDel="000161AD" w:rsidRDefault="00CA1699" w:rsidP="00187D40">
      <w:pPr>
        <w:numPr>
          <w:ilvl w:val="0"/>
          <w:numId w:val="1"/>
        </w:numPr>
        <w:spacing w:after="139" w:line="265" w:lineRule="auto"/>
        <w:ind w:left="720" w:right="-14" w:firstLine="0"/>
        <w:rPr>
          <w:del w:id="12" w:author="Christian Hamson" w:date="2018-11-09T18:11:00Z"/>
          <w:sz w:val="20"/>
        </w:rPr>
      </w:pPr>
      <w:del w:id="13" w:author="Christian Hamson" w:date="2018-11-09T18:11:00Z">
        <w:r w:rsidRPr="002759EF" w:rsidDel="000161AD">
          <w:delText>Different setups to be considered ................................................................................................ 10</w:delText>
        </w:r>
        <w:r w:rsidRPr="002759EF" w:rsidDel="000161AD">
          <w:rPr>
            <w:rFonts w:ascii="Calibri" w:eastAsia="Calibri" w:hAnsi="Calibri" w:cs="Calibri"/>
            <w:sz w:val="20"/>
          </w:rPr>
          <w:delText xml:space="preserve"> </w:delText>
        </w:r>
      </w:del>
    </w:p>
    <w:p w14:paraId="58630DF4" w14:textId="62127199" w:rsidR="00681A6C" w:rsidRPr="002759EF" w:rsidDel="000161AD" w:rsidRDefault="00CA1699" w:rsidP="00187D40">
      <w:pPr>
        <w:numPr>
          <w:ilvl w:val="0"/>
          <w:numId w:val="1"/>
        </w:numPr>
        <w:spacing w:after="139" w:line="265" w:lineRule="auto"/>
        <w:ind w:left="720" w:right="-14" w:firstLine="0"/>
        <w:rPr>
          <w:del w:id="14" w:author="Christian Hamson" w:date="2018-11-09T18:11:00Z"/>
          <w:sz w:val="20"/>
        </w:rPr>
      </w:pPr>
      <w:del w:id="15" w:author="Christian Hamson" w:date="2018-11-09T18:11:00Z">
        <w:r w:rsidRPr="002759EF" w:rsidDel="000161AD">
          <w:delText>The internal organization of the Azure Data lake ................................................................... 12</w:delText>
        </w:r>
        <w:r w:rsidRPr="002759EF" w:rsidDel="000161AD">
          <w:rPr>
            <w:rFonts w:ascii="Calibri" w:eastAsia="Calibri" w:hAnsi="Calibri" w:cs="Calibri"/>
            <w:sz w:val="20"/>
          </w:rPr>
          <w:delText xml:space="preserve"> </w:delText>
        </w:r>
      </w:del>
    </w:p>
    <w:p w14:paraId="6B1B3C0E" w14:textId="07BBCC00" w:rsidR="00681A6C" w:rsidRPr="002759EF" w:rsidDel="000161AD" w:rsidRDefault="00CA1699" w:rsidP="00187D40">
      <w:pPr>
        <w:numPr>
          <w:ilvl w:val="1"/>
          <w:numId w:val="1"/>
        </w:numPr>
        <w:ind w:left="720" w:firstLine="0"/>
        <w:rPr>
          <w:del w:id="16" w:author="Christian Hamson" w:date="2018-11-09T18:11:00Z"/>
          <w:sz w:val="20"/>
        </w:rPr>
      </w:pPr>
      <w:del w:id="17" w:author="Christian Hamson" w:date="2018-11-09T18:11:00Z">
        <w:r w:rsidRPr="002759EF" w:rsidDel="000161AD">
          <w:rPr>
            <w:sz w:val="20"/>
          </w:rPr>
          <w:delText>The Landing Zone Layer .......................................................................................................................... 12</w:delText>
        </w:r>
        <w:r w:rsidRPr="002759EF" w:rsidDel="000161AD">
          <w:rPr>
            <w:rFonts w:ascii="Calibri" w:eastAsia="Calibri" w:hAnsi="Calibri" w:cs="Calibri"/>
            <w:sz w:val="20"/>
          </w:rPr>
          <w:delText xml:space="preserve"> </w:delText>
        </w:r>
      </w:del>
    </w:p>
    <w:p w14:paraId="0EDBCCF1" w14:textId="76569414" w:rsidR="00681A6C" w:rsidRPr="002759EF" w:rsidDel="000161AD" w:rsidRDefault="00CA1699" w:rsidP="00187D40">
      <w:pPr>
        <w:numPr>
          <w:ilvl w:val="1"/>
          <w:numId w:val="1"/>
        </w:numPr>
        <w:ind w:left="720" w:firstLine="0"/>
        <w:rPr>
          <w:del w:id="18" w:author="Christian Hamson" w:date="2018-11-09T18:11:00Z"/>
          <w:sz w:val="20"/>
        </w:rPr>
      </w:pPr>
      <w:del w:id="19" w:author="Christian Hamson" w:date="2018-11-09T18:11:00Z">
        <w:r w:rsidRPr="002759EF" w:rsidDel="000161AD">
          <w:rPr>
            <w:sz w:val="20"/>
          </w:rPr>
          <w:delText>The Work Area ............................................................................................................................................ 13</w:delText>
        </w:r>
        <w:r w:rsidRPr="002759EF" w:rsidDel="000161AD">
          <w:rPr>
            <w:rFonts w:ascii="Calibri" w:eastAsia="Calibri" w:hAnsi="Calibri" w:cs="Calibri"/>
            <w:sz w:val="20"/>
          </w:rPr>
          <w:delText xml:space="preserve"> </w:delText>
        </w:r>
      </w:del>
    </w:p>
    <w:p w14:paraId="2151E3BD" w14:textId="2DE3AEFF" w:rsidR="00681A6C" w:rsidRPr="002759EF" w:rsidDel="000161AD" w:rsidRDefault="00CA1699" w:rsidP="00187D40">
      <w:pPr>
        <w:numPr>
          <w:ilvl w:val="1"/>
          <w:numId w:val="1"/>
        </w:numPr>
        <w:ind w:left="720" w:firstLine="0"/>
        <w:rPr>
          <w:del w:id="20" w:author="Christian Hamson" w:date="2018-11-09T18:11:00Z"/>
          <w:sz w:val="20"/>
        </w:rPr>
      </w:pPr>
      <w:del w:id="21" w:author="Christian Hamson" w:date="2018-11-09T18:11:00Z">
        <w:r w:rsidRPr="002759EF" w:rsidDel="000161AD">
          <w:rPr>
            <w:sz w:val="20"/>
          </w:rPr>
          <w:delText>The Publish Area ........................................................................................................................................ 13</w:delText>
        </w:r>
        <w:r w:rsidRPr="002759EF" w:rsidDel="000161AD">
          <w:rPr>
            <w:rFonts w:ascii="Calibri" w:eastAsia="Calibri" w:hAnsi="Calibri" w:cs="Calibri"/>
            <w:sz w:val="20"/>
          </w:rPr>
          <w:delText xml:space="preserve"> </w:delText>
        </w:r>
      </w:del>
    </w:p>
    <w:p w14:paraId="5D9A8740" w14:textId="63B4052E" w:rsidR="00681A6C" w:rsidRPr="002759EF" w:rsidDel="000161AD" w:rsidRDefault="00CA1699" w:rsidP="00187D40">
      <w:pPr>
        <w:numPr>
          <w:ilvl w:val="1"/>
          <w:numId w:val="1"/>
        </w:numPr>
        <w:ind w:left="720" w:firstLine="0"/>
        <w:rPr>
          <w:del w:id="22" w:author="Christian Hamson" w:date="2018-11-09T18:11:00Z"/>
          <w:sz w:val="20"/>
        </w:rPr>
      </w:pPr>
      <w:del w:id="23" w:author="Christian Hamson" w:date="2018-11-09T18:11:00Z">
        <w:r w:rsidRPr="002759EF" w:rsidDel="000161AD">
          <w:rPr>
            <w:sz w:val="20"/>
          </w:rPr>
          <w:delText>The Analytics Area ..................................................................................................................................... 13</w:delText>
        </w:r>
        <w:r w:rsidRPr="002759EF" w:rsidDel="000161AD">
          <w:rPr>
            <w:rFonts w:ascii="Calibri" w:eastAsia="Calibri" w:hAnsi="Calibri" w:cs="Calibri"/>
            <w:sz w:val="20"/>
          </w:rPr>
          <w:delText xml:space="preserve"> </w:delText>
        </w:r>
      </w:del>
    </w:p>
    <w:p w14:paraId="0C4387EE" w14:textId="2AE03BFE" w:rsidR="00681A6C" w:rsidRPr="002759EF" w:rsidDel="000161AD" w:rsidRDefault="00CA1699" w:rsidP="00187D40">
      <w:pPr>
        <w:numPr>
          <w:ilvl w:val="1"/>
          <w:numId w:val="1"/>
        </w:numPr>
        <w:ind w:left="720" w:firstLine="0"/>
        <w:rPr>
          <w:del w:id="24" w:author="Christian Hamson" w:date="2018-11-09T18:11:00Z"/>
          <w:sz w:val="20"/>
        </w:rPr>
      </w:pPr>
      <w:del w:id="25" w:author="Christian Hamson" w:date="2018-11-09T18:11:00Z">
        <w:r w:rsidRPr="002759EF" w:rsidDel="000161AD">
          <w:rPr>
            <w:sz w:val="20"/>
          </w:rPr>
          <w:delText>The Data movement process ................................................................................................................ 14</w:delText>
        </w:r>
        <w:r w:rsidRPr="002759EF" w:rsidDel="000161AD">
          <w:rPr>
            <w:rFonts w:ascii="Calibri" w:eastAsia="Calibri" w:hAnsi="Calibri" w:cs="Calibri"/>
            <w:sz w:val="20"/>
          </w:rPr>
          <w:delText xml:space="preserve"> </w:delText>
        </w:r>
      </w:del>
    </w:p>
    <w:p w14:paraId="15C27B99" w14:textId="5B5F2222" w:rsidR="00681A6C" w:rsidRPr="002759EF" w:rsidDel="000161AD" w:rsidRDefault="00CA1699" w:rsidP="00187D40">
      <w:pPr>
        <w:numPr>
          <w:ilvl w:val="1"/>
          <w:numId w:val="1"/>
        </w:numPr>
        <w:spacing w:after="158"/>
        <w:ind w:left="720" w:firstLine="0"/>
        <w:rPr>
          <w:del w:id="26" w:author="Christian Hamson" w:date="2018-11-09T18:11:00Z"/>
          <w:sz w:val="20"/>
        </w:rPr>
      </w:pPr>
      <w:del w:id="27" w:author="Christian Hamson" w:date="2018-11-09T18:11:00Z">
        <w:r w:rsidRPr="002759EF" w:rsidDel="000161AD">
          <w:rPr>
            <w:sz w:val="20"/>
          </w:rPr>
          <w:delText>Archiving ....................................................................................................................................................... 14</w:delText>
        </w:r>
        <w:r w:rsidRPr="002759EF" w:rsidDel="000161AD">
          <w:rPr>
            <w:rFonts w:ascii="Calibri" w:eastAsia="Calibri" w:hAnsi="Calibri" w:cs="Calibri"/>
            <w:sz w:val="20"/>
          </w:rPr>
          <w:delText xml:space="preserve"> </w:delText>
        </w:r>
      </w:del>
    </w:p>
    <w:p w14:paraId="610C50A8" w14:textId="1CB423BB" w:rsidR="00681A6C" w:rsidRPr="002759EF" w:rsidDel="000161AD" w:rsidRDefault="00CA1699" w:rsidP="00187D40">
      <w:pPr>
        <w:numPr>
          <w:ilvl w:val="0"/>
          <w:numId w:val="1"/>
        </w:numPr>
        <w:spacing w:after="139" w:line="265" w:lineRule="auto"/>
        <w:ind w:left="720" w:right="-14" w:firstLine="0"/>
        <w:rPr>
          <w:del w:id="28" w:author="Christian Hamson" w:date="2018-11-09T18:11:00Z"/>
          <w:sz w:val="20"/>
        </w:rPr>
      </w:pPr>
      <w:del w:id="29" w:author="Christian Hamson" w:date="2018-11-09T18:11:00Z">
        <w:r w:rsidRPr="002759EF" w:rsidDel="000161AD">
          <w:delText>The security model of the Azure Data Lake .............................................................................. 15</w:delText>
        </w:r>
        <w:r w:rsidRPr="002759EF" w:rsidDel="000161AD">
          <w:rPr>
            <w:rFonts w:ascii="Calibri" w:eastAsia="Calibri" w:hAnsi="Calibri" w:cs="Calibri"/>
            <w:sz w:val="20"/>
          </w:rPr>
          <w:delText xml:space="preserve"> </w:delText>
        </w:r>
      </w:del>
    </w:p>
    <w:p w14:paraId="307F2016" w14:textId="4D3490C3" w:rsidR="00681A6C" w:rsidRPr="002759EF" w:rsidDel="000161AD" w:rsidRDefault="00CA1699" w:rsidP="00187D40">
      <w:pPr>
        <w:numPr>
          <w:ilvl w:val="0"/>
          <w:numId w:val="1"/>
        </w:numPr>
        <w:spacing w:after="139" w:line="265" w:lineRule="auto"/>
        <w:ind w:left="720" w:right="-14" w:firstLine="0"/>
        <w:rPr>
          <w:del w:id="30" w:author="Christian Hamson" w:date="2018-11-09T18:11:00Z"/>
          <w:sz w:val="20"/>
        </w:rPr>
      </w:pPr>
      <w:del w:id="31" w:author="Christian Hamson" w:date="2018-11-09T18:11:00Z">
        <w:r w:rsidRPr="002759EF" w:rsidDel="000161AD">
          <w:delText>The Data Ingestion process ............................................................................................................. 17</w:delText>
        </w:r>
        <w:r w:rsidRPr="002759EF" w:rsidDel="000161AD">
          <w:rPr>
            <w:rFonts w:ascii="Calibri" w:eastAsia="Calibri" w:hAnsi="Calibri" w:cs="Calibri"/>
            <w:sz w:val="20"/>
          </w:rPr>
          <w:delText xml:space="preserve"> </w:delText>
        </w:r>
      </w:del>
    </w:p>
    <w:p w14:paraId="17FECAC7" w14:textId="0303594C" w:rsidR="00681A6C" w:rsidRPr="002759EF" w:rsidDel="000161AD" w:rsidRDefault="00CA1699" w:rsidP="00187D40">
      <w:pPr>
        <w:numPr>
          <w:ilvl w:val="0"/>
          <w:numId w:val="1"/>
        </w:numPr>
        <w:spacing w:after="139" w:line="265" w:lineRule="auto"/>
        <w:ind w:left="720" w:right="-14" w:firstLine="0"/>
        <w:rPr>
          <w:del w:id="32" w:author="Christian Hamson" w:date="2018-11-09T18:11:00Z"/>
          <w:sz w:val="20"/>
        </w:rPr>
      </w:pPr>
      <w:del w:id="33" w:author="Christian Hamson" w:date="2018-11-09T18:11:00Z">
        <w:r w:rsidRPr="002759EF" w:rsidDel="000161AD">
          <w:delText>DevOps setup ....................................................................................................................................... 19</w:delText>
        </w:r>
        <w:r w:rsidRPr="002759EF" w:rsidDel="000161AD">
          <w:rPr>
            <w:rFonts w:ascii="Calibri" w:eastAsia="Calibri" w:hAnsi="Calibri" w:cs="Calibri"/>
            <w:sz w:val="20"/>
          </w:rPr>
          <w:delText xml:space="preserve"> </w:delText>
        </w:r>
      </w:del>
    </w:p>
    <w:p w14:paraId="24B60584" w14:textId="488469A7" w:rsidR="00681A6C" w:rsidRPr="002759EF" w:rsidDel="000161AD" w:rsidRDefault="00CA1699" w:rsidP="00187D40">
      <w:pPr>
        <w:numPr>
          <w:ilvl w:val="0"/>
          <w:numId w:val="1"/>
        </w:numPr>
        <w:spacing w:after="139" w:line="265" w:lineRule="auto"/>
        <w:ind w:left="720" w:right="-14" w:firstLine="0"/>
        <w:rPr>
          <w:del w:id="34" w:author="Christian Hamson" w:date="2018-11-09T18:11:00Z"/>
          <w:sz w:val="20"/>
        </w:rPr>
      </w:pPr>
      <w:del w:id="35" w:author="Christian Hamson" w:date="2018-11-09T18:11:00Z">
        <w:r w:rsidRPr="002759EF" w:rsidDel="000161AD">
          <w:delText>Documentation .................................................................................................................................... 21</w:delText>
        </w:r>
        <w:r w:rsidRPr="002759EF" w:rsidDel="000161AD">
          <w:rPr>
            <w:rFonts w:ascii="Calibri" w:eastAsia="Calibri" w:hAnsi="Calibri" w:cs="Calibri"/>
            <w:sz w:val="20"/>
          </w:rPr>
          <w:delText xml:space="preserve"> </w:delText>
        </w:r>
      </w:del>
    </w:p>
    <w:p w14:paraId="75FE6EE5" w14:textId="42B743C8" w:rsidR="00681A6C" w:rsidRPr="002759EF" w:rsidDel="000161AD" w:rsidRDefault="00CA1699" w:rsidP="00187D40">
      <w:pPr>
        <w:numPr>
          <w:ilvl w:val="1"/>
          <w:numId w:val="1"/>
        </w:numPr>
        <w:spacing w:after="158"/>
        <w:ind w:left="720" w:firstLine="0"/>
        <w:rPr>
          <w:del w:id="36" w:author="Christian Hamson" w:date="2018-11-09T18:11:00Z"/>
          <w:sz w:val="20"/>
        </w:rPr>
      </w:pPr>
      <w:del w:id="37" w:author="Christian Hamson" w:date="2018-11-09T18:11:00Z">
        <w:r w:rsidRPr="002759EF" w:rsidDel="000161AD">
          <w:rPr>
            <w:sz w:val="20"/>
          </w:rPr>
          <w:delText>Needed tagging for the Data Lake Organization .......................................................................... 22</w:delText>
        </w:r>
        <w:r w:rsidRPr="002759EF" w:rsidDel="000161AD">
          <w:rPr>
            <w:rFonts w:ascii="Calibri" w:eastAsia="Calibri" w:hAnsi="Calibri" w:cs="Calibri"/>
            <w:sz w:val="20"/>
          </w:rPr>
          <w:delText xml:space="preserve"> </w:delText>
        </w:r>
      </w:del>
    </w:p>
    <w:p w14:paraId="3CF12E25" w14:textId="64A71426" w:rsidR="00681A6C" w:rsidRPr="002759EF" w:rsidDel="000161AD" w:rsidRDefault="00CA1699" w:rsidP="00187D40">
      <w:pPr>
        <w:numPr>
          <w:ilvl w:val="0"/>
          <w:numId w:val="1"/>
        </w:numPr>
        <w:spacing w:after="139" w:line="265" w:lineRule="auto"/>
        <w:ind w:left="720" w:right="-14" w:firstLine="0"/>
        <w:rPr>
          <w:del w:id="38" w:author="Christian Hamson" w:date="2018-11-09T18:11:00Z"/>
          <w:sz w:val="20"/>
        </w:rPr>
      </w:pPr>
      <w:del w:id="39" w:author="Christian Hamson" w:date="2018-11-09T18:11:00Z">
        <w:r w:rsidRPr="002759EF" w:rsidDel="000161AD">
          <w:delText>Logging ................................................................................................................................................... 23</w:delText>
        </w:r>
        <w:r w:rsidRPr="002759EF" w:rsidDel="000161AD">
          <w:rPr>
            <w:rFonts w:ascii="Calibri" w:eastAsia="Calibri" w:hAnsi="Calibri" w:cs="Calibri"/>
            <w:sz w:val="20"/>
          </w:rPr>
          <w:delText xml:space="preserve"> </w:delText>
        </w:r>
      </w:del>
    </w:p>
    <w:p w14:paraId="0B840B19" w14:textId="24060A7F" w:rsidR="00681A6C" w:rsidRPr="002759EF" w:rsidDel="000161AD" w:rsidRDefault="00CA1699" w:rsidP="00187D40">
      <w:pPr>
        <w:numPr>
          <w:ilvl w:val="1"/>
          <w:numId w:val="1"/>
        </w:numPr>
        <w:spacing w:after="166"/>
        <w:ind w:left="720" w:firstLine="0"/>
        <w:rPr>
          <w:del w:id="40" w:author="Christian Hamson" w:date="2018-11-09T18:11:00Z"/>
          <w:sz w:val="20"/>
        </w:rPr>
      </w:pPr>
      <w:del w:id="41" w:author="Christian Hamson" w:date="2018-11-09T18:11:00Z">
        <w:r w:rsidRPr="002759EF" w:rsidDel="000161AD">
          <w:rPr>
            <w:sz w:val="20"/>
          </w:rPr>
          <w:delText>Enable diagnostic logging for your Data Lake ............................................................................... 23</w:delText>
        </w:r>
        <w:r w:rsidRPr="002759EF" w:rsidDel="000161AD">
          <w:rPr>
            <w:rFonts w:ascii="Calibri" w:eastAsia="Calibri" w:hAnsi="Calibri" w:cs="Calibri"/>
            <w:sz w:val="20"/>
          </w:rPr>
          <w:delText xml:space="preserve"> </w:delText>
        </w:r>
      </w:del>
    </w:p>
    <w:p w14:paraId="63AA86C3" w14:textId="06F9A334" w:rsidR="00681A6C" w:rsidRPr="002759EF" w:rsidDel="000161AD" w:rsidRDefault="00CA1699" w:rsidP="00187D40">
      <w:pPr>
        <w:numPr>
          <w:ilvl w:val="1"/>
          <w:numId w:val="1"/>
        </w:numPr>
        <w:ind w:left="720" w:firstLine="0"/>
        <w:rPr>
          <w:del w:id="42" w:author="Christian Hamson" w:date="2018-11-09T18:11:00Z"/>
          <w:sz w:val="20"/>
        </w:rPr>
      </w:pPr>
      <w:del w:id="43" w:author="Christian Hamson" w:date="2018-11-09T18:11:00Z">
        <w:r w:rsidRPr="002759EF" w:rsidDel="000161AD">
          <w:rPr>
            <w:sz w:val="20"/>
          </w:rPr>
          <w:delText>View diagnostic logs for your Data Lake .......................................................................................... 25</w:delText>
        </w:r>
        <w:r w:rsidRPr="002759EF" w:rsidDel="000161AD">
          <w:rPr>
            <w:rFonts w:ascii="Calibri" w:eastAsia="Calibri" w:hAnsi="Calibri" w:cs="Calibri"/>
            <w:sz w:val="20"/>
          </w:rPr>
          <w:delText xml:space="preserve"> </w:delText>
        </w:r>
      </w:del>
    </w:p>
    <w:p w14:paraId="2000C806" w14:textId="64864035" w:rsidR="00681A6C" w:rsidRPr="002759EF" w:rsidDel="000161AD" w:rsidRDefault="00CA1699" w:rsidP="00187D40">
      <w:pPr>
        <w:spacing w:after="139" w:line="259" w:lineRule="auto"/>
        <w:ind w:left="720" w:right="-3" w:firstLine="0"/>
        <w:jc w:val="right"/>
        <w:rPr>
          <w:del w:id="44" w:author="Christian Hamson" w:date="2018-11-09T18:11:00Z"/>
          <w:sz w:val="20"/>
        </w:rPr>
      </w:pPr>
      <w:del w:id="45" w:author="Christian Hamson" w:date="2018-11-09T18:11:00Z">
        <w:r w:rsidRPr="002759EF" w:rsidDel="000161AD">
          <w:rPr>
            <w:noProof/>
            <w:sz w:val="20"/>
            <w:rPrChange w:id="46" w:author="Unknown">
              <w:rPr>
                <w:noProof/>
              </w:rPr>
            </w:rPrChange>
          </w:rPr>
          <w:drawing>
            <wp:inline distT="0" distB="0" distL="0" distR="0" wp14:anchorId="1D39CD8F" wp14:editId="4D8FAD3B">
              <wp:extent cx="262890" cy="99822"/>
              <wp:effectExtent l="0" t="0" r="0" b="0"/>
              <wp:docPr id="507" name="Picture 507"/>
              <wp:cNvGraphicFramePr/>
              <a:graphic xmlns:a="http://schemas.openxmlformats.org/drawingml/2006/main">
                <a:graphicData uri="http://schemas.openxmlformats.org/drawingml/2006/picture">
                  <pic:pic xmlns:pic="http://schemas.openxmlformats.org/drawingml/2006/picture">
                    <pic:nvPicPr>
                      <pic:cNvPr id="507" name="Picture 507"/>
                      <pic:cNvPicPr/>
                    </pic:nvPicPr>
                    <pic:blipFill>
                      <a:blip r:embed="rId15"/>
                      <a:stretch>
                        <a:fillRect/>
                      </a:stretch>
                    </pic:blipFill>
                    <pic:spPr>
                      <a:xfrm>
                        <a:off x="0" y="0"/>
                        <a:ext cx="262890" cy="99822"/>
                      </a:xfrm>
                      <a:prstGeom prst="rect">
                        <a:avLst/>
                      </a:prstGeom>
                    </pic:spPr>
                  </pic:pic>
                </a:graphicData>
              </a:graphic>
            </wp:inline>
          </w:drawing>
        </w:r>
        <w:r w:rsidRPr="002759EF" w:rsidDel="000161AD">
          <w:rPr>
            <w:rFonts w:ascii="Calibri" w:eastAsia="Calibri" w:hAnsi="Calibri" w:cs="Calibri"/>
            <w:sz w:val="20"/>
          </w:rPr>
          <w:delText xml:space="preserve"> </w:delText>
        </w:r>
        <w:r w:rsidRPr="002759EF" w:rsidDel="000161AD">
          <w:rPr>
            <w:sz w:val="18"/>
          </w:rPr>
          <w:delText>Using the Data Lake Store Settings view ...................................................................... 25</w:delText>
        </w:r>
        <w:r w:rsidRPr="002759EF" w:rsidDel="000161AD">
          <w:rPr>
            <w:rFonts w:ascii="Calibri" w:eastAsia="Calibri" w:hAnsi="Calibri" w:cs="Calibri"/>
            <w:sz w:val="20"/>
          </w:rPr>
          <w:delText xml:space="preserve"> </w:delText>
        </w:r>
      </w:del>
    </w:p>
    <w:p w14:paraId="59065835" w14:textId="1DC90648" w:rsidR="00681A6C" w:rsidRPr="002759EF" w:rsidDel="000161AD" w:rsidRDefault="00CA1699" w:rsidP="00187D40">
      <w:pPr>
        <w:spacing w:after="199" w:line="259" w:lineRule="auto"/>
        <w:ind w:left="720" w:right="-3" w:firstLine="0"/>
        <w:jc w:val="right"/>
        <w:rPr>
          <w:del w:id="47" w:author="Christian Hamson" w:date="2018-11-09T18:11:00Z"/>
          <w:sz w:val="20"/>
        </w:rPr>
      </w:pPr>
      <w:del w:id="48" w:author="Christian Hamson" w:date="2018-11-09T18:11:00Z">
        <w:r w:rsidRPr="002759EF" w:rsidDel="000161AD">
          <w:rPr>
            <w:noProof/>
            <w:sz w:val="20"/>
            <w:rPrChange w:id="49" w:author="Unknown">
              <w:rPr>
                <w:noProof/>
              </w:rPr>
            </w:rPrChange>
          </w:rPr>
          <w:drawing>
            <wp:inline distT="0" distB="0" distL="0" distR="0" wp14:anchorId="1BF598D0" wp14:editId="37F41803">
              <wp:extent cx="279654" cy="99822"/>
              <wp:effectExtent l="0" t="0" r="0" b="0"/>
              <wp:docPr id="518" name="Picture 518"/>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16"/>
                      <a:stretch>
                        <a:fillRect/>
                      </a:stretch>
                    </pic:blipFill>
                    <pic:spPr>
                      <a:xfrm>
                        <a:off x="0" y="0"/>
                        <a:ext cx="279654" cy="99822"/>
                      </a:xfrm>
                      <a:prstGeom prst="rect">
                        <a:avLst/>
                      </a:prstGeom>
                    </pic:spPr>
                  </pic:pic>
                </a:graphicData>
              </a:graphic>
            </wp:inline>
          </w:drawing>
        </w:r>
        <w:r w:rsidRPr="002759EF" w:rsidDel="000161AD">
          <w:rPr>
            <w:rFonts w:ascii="Calibri" w:eastAsia="Calibri" w:hAnsi="Calibri" w:cs="Calibri"/>
            <w:sz w:val="20"/>
          </w:rPr>
          <w:delText xml:space="preserve"> </w:delText>
        </w:r>
        <w:r w:rsidRPr="002759EF" w:rsidDel="000161AD">
          <w:rPr>
            <w:sz w:val="18"/>
          </w:rPr>
          <w:delText>From the Azure Storage account that contains log data .......................................... 25</w:delText>
        </w:r>
        <w:r w:rsidRPr="002759EF" w:rsidDel="000161AD">
          <w:rPr>
            <w:rFonts w:ascii="Calibri" w:eastAsia="Calibri" w:hAnsi="Calibri" w:cs="Calibri"/>
            <w:sz w:val="20"/>
          </w:rPr>
          <w:delText xml:space="preserve"> </w:delText>
        </w:r>
      </w:del>
    </w:p>
    <w:p w14:paraId="6372D4C6" w14:textId="22F9FDEE" w:rsidR="00681A6C" w:rsidRPr="002759EF" w:rsidDel="000161AD" w:rsidRDefault="00CA1699" w:rsidP="00187D40">
      <w:pPr>
        <w:numPr>
          <w:ilvl w:val="1"/>
          <w:numId w:val="1"/>
        </w:numPr>
        <w:ind w:left="720" w:firstLine="0"/>
        <w:rPr>
          <w:del w:id="50" w:author="Christian Hamson" w:date="2018-11-09T18:11:00Z"/>
          <w:sz w:val="20"/>
        </w:rPr>
      </w:pPr>
      <w:del w:id="51" w:author="Christian Hamson" w:date="2018-11-09T18:11:00Z">
        <w:r w:rsidRPr="002759EF" w:rsidDel="000161AD">
          <w:rPr>
            <w:sz w:val="20"/>
          </w:rPr>
          <w:delText>Understand the structure of the log data......................................................................................... 27</w:delText>
        </w:r>
        <w:r w:rsidRPr="002759EF" w:rsidDel="000161AD">
          <w:rPr>
            <w:rFonts w:ascii="Calibri" w:eastAsia="Calibri" w:hAnsi="Calibri" w:cs="Calibri"/>
            <w:sz w:val="20"/>
          </w:rPr>
          <w:delText xml:space="preserve"> </w:delText>
        </w:r>
      </w:del>
    </w:p>
    <w:p w14:paraId="4759A2DF" w14:textId="19A6F802" w:rsidR="00681A6C" w:rsidRPr="002759EF" w:rsidDel="000161AD" w:rsidRDefault="00CA1699" w:rsidP="00187D40">
      <w:pPr>
        <w:spacing w:after="139" w:line="259" w:lineRule="auto"/>
        <w:ind w:left="720" w:right="-3" w:firstLine="0"/>
        <w:jc w:val="right"/>
        <w:rPr>
          <w:del w:id="52" w:author="Christian Hamson" w:date="2018-11-09T18:11:00Z"/>
          <w:sz w:val="20"/>
        </w:rPr>
      </w:pPr>
      <w:del w:id="53" w:author="Christian Hamson" w:date="2018-11-09T18:11:00Z">
        <w:r w:rsidRPr="002759EF" w:rsidDel="000161AD">
          <w:rPr>
            <w:noProof/>
            <w:sz w:val="20"/>
            <w:rPrChange w:id="54" w:author="Unknown">
              <w:rPr>
                <w:noProof/>
              </w:rPr>
            </w:rPrChange>
          </w:rPr>
          <w:drawing>
            <wp:inline distT="0" distB="0" distL="0" distR="0" wp14:anchorId="2A4A0AA0" wp14:editId="7586664D">
              <wp:extent cx="262890" cy="99822"/>
              <wp:effectExtent l="0" t="0" r="0" b="0"/>
              <wp:docPr id="537" name="Picture 537"/>
              <wp:cNvGraphicFramePr/>
              <a:graphic xmlns:a="http://schemas.openxmlformats.org/drawingml/2006/main">
                <a:graphicData uri="http://schemas.openxmlformats.org/drawingml/2006/picture">
                  <pic:pic xmlns:pic="http://schemas.openxmlformats.org/drawingml/2006/picture">
                    <pic:nvPicPr>
                      <pic:cNvPr id="537" name="Picture 537"/>
                      <pic:cNvPicPr/>
                    </pic:nvPicPr>
                    <pic:blipFill>
                      <a:blip r:embed="rId17"/>
                      <a:stretch>
                        <a:fillRect/>
                      </a:stretch>
                    </pic:blipFill>
                    <pic:spPr>
                      <a:xfrm>
                        <a:off x="0" y="0"/>
                        <a:ext cx="262890" cy="99822"/>
                      </a:xfrm>
                      <a:prstGeom prst="rect">
                        <a:avLst/>
                      </a:prstGeom>
                    </pic:spPr>
                  </pic:pic>
                </a:graphicData>
              </a:graphic>
            </wp:inline>
          </w:drawing>
        </w:r>
        <w:r w:rsidRPr="002759EF" w:rsidDel="000161AD">
          <w:rPr>
            <w:rFonts w:ascii="Calibri" w:eastAsia="Calibri" w:hAnsi="Calibri" w:cs="Calibri"/>
            <w:sz w:val="20"/>
          </w:rPr>
          <w:delText xml:space="preserve"> </w:delText>
        </w:r>
        <w:r w:rsidRPr="002759EF" w:rsidDel="000161AD">
          <w:rPr>
            <w:sz w:val="18"/>
          </w:rPr>
          <w:delText>Request logs ........................................................................................................................ 27</w:delText>
        </w:r>
        <w:r w:rsidRPr="002759EF" w:rsidDel="000161AD">
          <w:rPr>
            <w:rFonts w:ascii="Calibri" w:eastAsia="Calibri" w:hAnsi="Calibri" w:cs="Calibri"/>
            <w:sz w:val="20"/>
          </w:rPr>
          <w:delText xml:space="preserve"> </w:delText>
        </w:r>
      </w:del>
    </w:p>
    <w:p w14:paraId="54CA10EA" w14:textId="17C5CB3C" w:rsidR="00681A6C" w:rsidRPr="002759EF" w:rsidDel="000161AD" w:rsidRDefault="00CA1699" w:rsidP="00187D40">
      <w:pPr>
        <w:spacing w:after="192" w:line="259" w:lineRule="auto"/>
        <w:ind w:left="720" w:right="-3" w:firstLine="0"/>
        <w:jc w:val="right"/>
        <w:rPr>
          <w:del w:id="55" w:author="Christian Hamson" w:date="2018-11-09T18:11:00Z"/>
          <w:sz w:val="20"/>
        </w:rPr>
      </w:pPr>
      <w:del w:id="56" w:author="Christian Hamson" w:date="2018-11-09T18:11:00Z">
        <w:r w:rsidRPr="002759EF" w:rsidDel="000161AD">
          <w:rPr>
            <w:noProof/>
            <w:sz w:val="20"/>
            <w:rPrChange w:id="57" w:author="Unknown">
              <w:rPr>
                <w:noProof/>
              </w:rPr>
            </w:rPrChange>
          </w:rPr>
          <w:drawing>
            <wp:inline distT="0" distB="0" distL="0" distR="0" wp14:anchorId="400F916F" wp14:editId="304B13BC">
              <wp:extent cx="279654" cy="99822"/>
              <wp:effectExtent l="0" t="0" r="0" b="0"/>
              <wp:docPr id="549" name="Picture 549"/>
              <wp:cNvGraphicFramePr/>
              <a:graphic xmlns:a="http://schemas.openxmlformats.org/drawingml/2006/main">
                <a:graphicData uri="http://schemas.openxmlformats.org/drawingml/2006/picture">
                  <pic:pic xmlns:pic="http://schemas.openxmlformats.org/drawingml/2006/picture">
                    <pic:nvPicPr>
                      <pic:cNvPr id="549" name="Picture 549"/>
                      <pic:cNvPicPr/>
                    </pic:nvPicPr>
                    <pic:blipFill>
                      <a:blip r:embed="rId18"/>
                      <a:stretch>
                        <a:fillRect/>
                      </a:stretch>
                    </pic:blipFill>
                    <pic:spPr>
                      <a:xfrm>
                        <a:off x="0" y="0"/>
                        <a:ext cx="279654" cy="99822"/>
                      </a:xfrm>
                      <a:prstGeom prst="rect">
                        <a:avLst/>
                      </a:prstGeom>
                    </pic:spPr>
                  </pic:pic>
                </a:graphicData>
              </a:graphic>
            </wp:inline>
          </w:drawing>
        </w:r>
        <w:r w:rsidRPr="002759EF" w:rsidDel="000161AD">
          <w:rPr>
            <w:rFonts w:ascii="Calibri" w:eastAsia="Calibri" w:hAnsi="Calibri" w:cs="Calibri"/>
            <w:sz w:val="20"/>
          </w:rPr>
          <w:delText xml:space="preserve"> </w:delText>
        </w:r>
        <w:r w:rsidRPr="002759EF" w:rsidDel="000161AD">
          <w:rPr>
            <w:sz w:val="18"/>
          </w:rPr>
          <w:delText>Audit Logs ............................................................................................................................ 29</w:delText>
        </w:r>
        <w:r w:rsidRPr="002759EF" w:rsidDel="000161AD">
          <w:rPr>
            <w:rFonts w:ascii="Calibri" w:eastAsia="Calibri" w:hAnsi="Calibri" w:cs="Calibri"/>
            <w:sz w:val="20"/>
          </w:rPr>
          <w:delText xml:space="preserve"> </w:delText>
        </w:r>
      </w:del>
    </w:p>
    <w:p w14:paraId="66F7BAEB" w14:textId="26FFC26A" w:rsidR="00681A6C" w:rsidRPr="002759EF" w:rsidDel="000161AD" w:rsidRDefault="00CA1699" w:rsidP="00187D40">
      <w:pPr>
        <w:numPr>
          <w:ilvl w:val="0"/>
          <w:numId w:val="1"/>
        </w:numPr>
        <w:spacing w:after="139" w:line="265" w:lineRule="auto"/>
        <w:ind w:left="720" w:right="-14" w:firstLine="0"/>
        <w:rPr>
          <w:del w:id="58" w:author="Christian Hamson" w:date="2018-11-09T18:11:00Z"/>
          <w:sz w:val="20"/>
        </w:rPr>
      </w:pPr>
      <w:del w:id="59" w:author="Christian Hamson" w:date="2018-11-09T18:11:00Z">
        <w:r w:rsidRPr="002759EF" w:rsidDel="000161AD">
          <w:delText>Example of an Azure Data Lake setup ................................................................................. 30</w:delText>
        </w:r>
        <w:r w:rsidRPr="002759EF" w:rsidDel="000161AD">
          <w:rPr>
            <w:rFonts w:ascii="Calibri" w:eastAsia="Calibri" w:hAnsi="Calibri" w:cs="Calibri"/>
            <w:sz w:val="20"/>
          </w:rPr>
          <w:delText xml:space="preserve"> </w:delText>
        </w:r>
      </w:del>
    </w:p>
    <w:p w14:paraId="52A7E180" w14:textId="4B741909" w:rsidR="007C3F6F" w:rsidDel="000161AD" w:rsidRDefault="00CA1699" w:rsidP="00187D40">
      <w:pPr>
        <w:numPr>
          <w:ilvl w:val="1"/>
          <w:numId w:val="1"/>
        </w:numPr>
        <w:spacing w:line="386" w:lineRule="auto"/>
        <w:ind w:left="720" w:firstLine="0"/>
        <w:rPr>
          <w:del w:id="60" w:author="Christian Hamson" w:date="2018-11-09T18:11:00Z"/>
          <w:sz w:val="20"/>
        </w:rPr>
      </w:pPr>
      <w:del w:id="61" w:author="Christian Hamson" w:date="2018-11-09T18:11:00Z">
        <w:r w:rsidRPr="002759EF" w:rsidDel="000161AD">
          <w:rPr>
            <w:sz w:val="20"/>
          </w:rPr>
          <w:delText>Create the Data Lake ................................................................................................................................ 30</w:delText>
        </w:r>
      </w:del>
    </w:p>
    <w:p w14:paraId="48CAC860" w14:textId="7DDC6A2D" w:rsidR="00681A6C" w:rsidRPr="002759EF" w:rsidDel="000161AD" w:rsidRDefault="00CA1699" w:rsidP="00187D40">
      <w:pPr>
        <w:spacing w:line="386" w:lineRule="auto"/>
        <w:ind w:left="720" w:firstLine="0"/>
        <w:rPr>
          <w:del w:id="62" w:author="Christian Hamson" w:date="2018-11-09T18:11:00Z"/>
          <w:sz w:val="20"/>
        </w:rPr>
      </w:pPr>
      <w:del w:id="63" w:author="Christian Hamson" w:date="2018-11-09T18:11:00Z">
        <w:r w:rsidRPr="002759EF" w:rsidDel="000161AD">
          <w:rPr>
            <w:sz w:val="18"/>
          </w:rPr>
          <w:delText xml:space="preserve"> </w:delText>
        </w:r>
        <w:r w:rsidR="007C3F6F" w:rsidDel="000161AD">
          <w:rPr>
            <w:sz w:val="18"/>
          </w:rPr>
          <w:delText xml:space="preserve">10.1.1 </w:delText>
        </w:r>
        <w:r w:rsidR="00B45450" w:rsidDel="000161AD">
          <w:rPr>
            <w:sz w:val="18"/>
          </w:rPr>
          <w:delText xml:space="preserve">Create </w:delText>
        </w:r>
        <w:r w:rsidRPr="002759EF" w:rsidDel="000161AD">
          <w:rPr>
            <w:sz w:val="18"/>
          </w:rPr>
          <w:delText>Directories ......................................................................................................... 31</w:delText>
        </w:r>
        <w:r w:rsidRPr="002759EF" w:rsidDel="000161AD">
          <w:rPr>
            <w:rFonts w:ascii="Calibri" w:eastAsia="Calibri" w:hAnsi="Calibri" w:cs="Calibri"/>
            <w:sz w:val="20"/>
          </w:rPr>
          <w:delText xml:space="preserve"> </w:delText>
        </w:r>
      </w:del>
    </w:p>
    <w:p w14:paraId="2675E025" w14:textId="39FF6EE2" w:rsidR="00681A6C" w:rsidRPr="002759EF" w:rsidDel="000161AD" w:rsidRDefault="00CA1699" w:rsidP="00187D40">
      <w:pPr>
        <w:tabs>
          <w:tab w:val="center" w:pos="1216"/>
          <w:tab w:val="right" w:pos="9349"/>
        </w:tabs>
        <w:spacing w:after="170" w:line="259" w:lineRule="auto"/>
        <w:ind w:left="720" w:right="-3" w:firstLine="0"/>
        <w:rPr>
          <w:del w:id="64" w:author="Christian Hamson" w:date="2018-11-09T18:11:00Z"/>
          <w:sz w:val="20"/>
        </w:rPr>
      </w:pPr>
      <w:del w:id="65" w:author="Christian Hamson" w:date="2018-11-09T18:11:00Z">
        <w:r w:rsidRPr="002759EF" w:rsidDel="000161AD">
          <w:rPr>
            <w:rFonts w:ascii="Calibri" w:eastAsia="Calibri" w:hAnsi="Calibri" w:cs="Calibri"/>
            <w:sz w:val="20"/>
          </w:rPr>
          <w:tab/>
        </w:r>
        <w:r w:rsidRPr="002759EF" w:rsidDel="000161AD">
          <w:rPr>
            <w:noProof/>
            <w:sz w:val="20"/>
            <w:rPrChange w:id="66" w:author="Unknown">
              <w:rPr>
                <w:noProof/>
              </w:rPr>
            </w:rPrChange>
          </w:rPr>
          <w:drawing>
            <wp:inline distT="0" distB="0" distL="0" distR="0" wp14:anchorId="362A3F6E" wp14:editId="0DD03475">
              <wp:extent cx="345186" cy="99822"/>
              <wp:effectExtent l="0" t="0" r="0" b="0"/>
              <wp:docPr id="630" name="Picture 630"/>
              <wp:cNvGraphicFramePr/>
              <a:graphic xmlns:a="http://schemas.openxmlformats.org/drawingml/2006/main">
                <a:graphicData uri="http://schemas.openxmlformats.org/drawingml/2006/picture">
                  <pic:pic xmlns:pic="http://schemas.openxmlformats.org/drawingml/2006/picture">
                    <pic:nvPicPr>
                      <pic:cNvPr id="630" name="Picture 630"/>
                      <pic:cNvPicPr/>
                    </pic:nvPicPr>
                    <pic:blipFill>
                      <a:blip r:embed="rId19"/>
                      <a:stretch>
                        <a:fillRect/>
                      </a:stretch>
                    </pic:blipFill>
                    <pic:spPr>
                      <a:xfrm>
                        <a:off x="0" y="0"/>
                        <a:ext cx="345186" cy="99822"/>
                      </a:xfrm>
                      <a:prstGeom prst="rect">
                        <a:avLst/>
                      </a:prstGeom>
                    </pic:spPr>
                  </pic:pic>
                </a:graphicData>
              </a:graphic>
            </wp:inline>
          </w:drawing>
        </w:r>
        <w:r w:rsidRPr="002759EF" w:rsidDel="000161AD">
          <w:rPr>
            <w:rFonts w:ascii="Calibri" w:eastAsia="Calibri" w:hAnsi="Calibri" w:cs="Calibri"/>
            <w:sz w:val="20"/>
          </w:rPr>
          <w:delText xml:space="preserve"> </w:delText>
        </w:r>
        <w:r w:rsidRPr="002759EF" w:rsidDel="000161AD">
          <w:rPr>
            <w:rFonts w:ascii="Calibri" w:eastAsia="Calibri" w:hAnsi="Calibri" w:cs="Calibri"/>
            <w:sz w:val="20"/>
          </w:rPr>
          <w:tab/>
        </w:r>
        <w:r w:rsidRPr="002759EF" w:rsidDel="000161AD">
          <w:rPr>
            <w:sz w:val="18"/>
          </w:rPr>
          <w:delText>Assign access rights ..................................................................................................... 32</w:delText>
        </w:r>
        <w:r w:rsidRPr="002759EF" w:rsidDel="000161AD">
          <w:rPr>
            <w:rFonts w:ascii="Calibri" w:eastAsia="Calibri" w:hAnsi="Calibri" w:cs="Calibri"/>
            <w:sz w:val="20"/>
          </w:rPr>
          <w:delText xml:space="preserve"> </w:delText>
        </w:r>
      </w:del>
    </w:p>
    <w:p w14:paraId="1324BA0B" w14:textId="69BBCFA6" w:rsidR="00681A6C" w:rsidRPr="002759EF" w:rsidDel="000161AD" w:rsidRDefault="00CA1699" w:rsidP="00187D40">
      <w:pPr>
        <w:numPr>
          <w:ilvl w:val="1"/>
          <w:numId w:val="1"/>
        </w:numPr>
        <w:spacing w:after="131" w:line="259" w:lineRule="auto"/>
        <w:ind w:left="720" w:firstLine="0"/>
        <w:rPr>
          <w:del w:id="67" w:author="Christian Hamson" w:date="2018-11-09T18:11:00Z"/>
          <w:sz w:val="20"/>
        </w:rPr>
      </w:pPr>
      <w:del w:id="68" w:author="Christian Hamson" w:date="2018-11-09T18:11:00Z">
        <w:r w:rsidRPr="002759EF" w:rsidDel="000161AD">
          <w:rPr>
            <w:sz w:val="20"/>
          </w:rPr>
          <w:delText>Create the Data Factory service ............................................................................................................ 33</w:delText>
        </w:r>
        <w:r w:rsidRPr="002759EF" w:rsidDel="000161AD">
          <w:rPr>
            <w:rFonts w:ascii="Calibri" w:eastAsia="Calibri" w:hAnsi="Calibri" w:cs="Calibri"/>
            <w:sz w:val="20"/>
          </w:rPr>
          <w:delText xml:space="preserve"> </w:delText>
        </w:r>
      </w:del>
    </w:p>
    <w:p w14:paraId="0302003B" w14:textId="26E329A6" w:rsidR="00681A6C" w:rsidRPr="002759EF" w:rsidDel="000161AD" w:rsidRDefault="00CA1699" w:rsidP="00187D40">
      <w:pPr>
        <w:tabs>
          <w:tab w:val="center" w:pos="1216"/>
          <w:tab w:val="right" w:pos="9349"/>
        </w:tabs>
        <w:spacing w:after="139" w:line="259" w:lineRule="auto"/>
        <w:ind w:left="720" w:right="-3" w:firstLine="0"/>
        <w:rPr>
          <w:del w:id="69" w:author="Christian Hamson" w:date="2018-11-09T18:11:00Z"/>
          <w:sz w:val="20"/>
        </w:rPr>
      </w:pPr>
      <w:del w:id="70" w:author="Christian Hamson" w:date="2018-11-09T18:11:00Z">
        <w:r w:rsidRPr="002759EF" w:rsidDel="000161AD">
          <w:rPr>
            <w:rFonts w:ascii="Calibri" w:eastAsia="Calibri" w:hAnsi="Calibri" w:cs="Calibri"/>
            <w:sz w:val="20"/>
          </w:rPr>
          <w:tab/>
        </w:r>
        <w:r w:rsidRPr="002759EF" w:rsidDel="000161AD">
          <w:rPr>
            <w:noProof/>
            <w:sz w:val="20"/>
            <w:rPrChange w:id="71" w:author="Unknown">
              <w:rPr>
                <w:noProof/>
              </w:rPr>
            </w:rPrChange>
          </w:rPr>
          <w:drawing>
            <wp:inline distT="0" distB="0" distL="0" distR="0" wp14:anchorId="077929A6" wp14:editId="4E3F812C">
              <wp:extent cx="328422" cy="99822"/>
              <wp:effectExtent l="0" t="0" r="0" b="0"/>
              <wp:docPr id="653" name="Picture 653"/>
              <wp:cNvGraphicFramePr/>
              <a:graphic xmlns:a="http://schemas.openxmlformats.org/drawingml/2006/main">
                <a:graphicData uri="http://schemas.openxmlformats.org/drawingml/2006/picture">
                  <pic:pic xmlns:pic="http://schemas.openxmlformats.org/drawingml/2006/picture">
                    <pic:nvPicPr>
                      <pic:cNvPr id="653" name="Picture 653"/>
                      <pic:cNvPicPr/>
                    </pic:nvPicPr>
                    <pic:blipFill>
                      <a:blip r:embed="rId20"/>
                      <a:stretch>
                        <a:fillRect/>
                      </a:stretch>
                    </pic:blipFill>
                    <pic:spPr>
                      <a:xfrm>
                        <a:off x="0" y="0"/>
                        <a:ext cx="328422" cy="99822"/>
                      </a:xfrm>
                      <a:prstGeom prst="rect">
                        <a:avLst/>
                      </a:prstGeom>
                    </pic:spPr>
                  </pic:pic>
                </a:graphicData>
              </a:graphic>
            </wp:inline>
          </w:drawing>
        </w:r>
        <w:r w:rsidRPr="002759EF" w:rsidDel="000161AD">
          <w:rPr>
            <w:rFonts w:ascii="Calibri" w:eastAsia="Calibri" w:hAnsi="Calibri" w:cs="Calibri"/>
            <w:sz w:val="20"/>
          </w:rPr>
          <w:delText xml:space="preserve"> </w:delText>
        </w:r>
        <w:r w:rsidRPr="002759EF" w:rsidDel="000161AD">
          <w:rPr>
            <w:rFonts w:ascii="Calibri" w:eastAsia="Calibri" w:hAnsi="Calibri" w:cs="Calibri"/>
            <w:sz w:val="20"/>
          </w:rPr>
          <w:tab/>
        </w:r>
        <w:r w:rsidRPr="002759EF" w:rsidDel="000161AD">
          <w:rPr>
            <w:sz w:val="18"/>
          </w:rPr>
          <w:delText>Establish Runtime Integration ................................................................................... 34</w:delText>
        </w:r>
        <w:r w:rsidRPr="002759EF" w:rsidDel="000161AD">
          <w:rPr>
            <w:rFonts w:ascii="Calibri" w:eastAsia="Calibri" w:hAnsi="Calibri" w:cs="Calibri"/>
            <w:sz w:val="20"/>
          </w:rPr>
          <w:delText xml:space="preserve"> </w:delText>
        </w:r>
      </w:del>
    </w:p>
    <w:p w14:paraId="7ECF8ECD" w14:textId="52B49B8F" w:rsidR="00681A6C" w:rsidRPr="002759EF" w:rsidDel="000161AD" w:rsidRDefault="00CA1699" w:rsidP="00187D40">
      <w:pPr>
        <w:tabs>
          <w:tab w:val="center" w:pos="1216"/>
          <w:tab w:val="right" w:pos="9349"/>
        </w:tabs>
        <w:spacing w:after="172" w:line="259" w:lineRule="auto"/>
        <w:ind w:left="720" w:right="-3" w:firstLine="0"/>
        <w:rPr>
          <w:del w:id="72" w:author="Christian Hamson" w:date="2018-11-09T18:11:00Z"/>
          <w:sz w:val="20"/>
        </w:rPr>
      </w:pPr>
      <w:del w:id="73" w:author="Christian Hamson" w:date="2018-11-09T18:11:00Z">
        <w:r w:rsidRPr="002759EF" w:rsidDel="000161AD">
          <w:rPr>
            <w:rFonts w:ascii="Calibri" w:eastAsia="Calibri" w:hAnsi="Calibri" w:cs="Calibri"/>
            <w:sz w:val="20"/>
          </w:rPr>
          <w:tab/>
        </w:r>
        <w:r w:rsidRPr="002759EF" w:rsidDel="000161AD">
          <w:rPr>
            <w:noProof/>
            <w:sz w:val="20"/>
            <w:rPrChange w:id="74" w:author="Unknown">
              <w:rPr>
                <w:noProof/>
              </w:rPr>
            </w:rPrChange>
          </w:rPr>
          <w:drawing>
            <wp:inline distT="0" distB="0" distL="0" distR="0" wp14:anchorId="754B53D7" wp14:editId="65DC5DA8">
              <wp:extent cx="345186" cy="99822"/>
              <wp:effectExtent l="0" t="0" r="0" b="0"/>
              <wp:docPr id="664" name="Picture 664"/>
              <wp:cNvGraphicFramePr/>
              <a:graphic xmlns:a="http://schemas.openxmlformats.org/drawingml/2006/main">
                <a:graphicData uri="http://schemas.openxmlformats.org/drawingml/2006/picture">
                  <pic:pic xmlns:pic="http://schemas.openxmlformats.org/drawingml/2006/picture">
                    <pic:nvPicPr>
                      <pic:cNvPr id="664" name="Picture 664"/>
                      <pic:cNvPicPr/>
                    </pic:nvPicPr>
                    <pic:blipFill>
                      <a:blip r:embed="rId21"/>
                      <a:stretch>
                        <a:fillRect/>
                      </a:stretch>
                    </pic:blipFill>
                    <pic:spPr>
                      <a:xfrm>
                        <a:off x="0" y="0"/>
                        <a:ext cx="345186" cy="99822"/>
                      </a:xfrm>
                      <a:prstGeom prst="rect">
                        <a:avLst/>
                      </a:prstGeom>
                    </pic:spPr>
                  </pic:pic>
                </a:graphicData>
              </a:graphic>
            </wp:inline>
          </w:drawing>
        </w:r>
        <w:r w:rsidRPr="002759EF" w:rsidDel="000161AD">
          <w:rPr>
            <w:rFonts w:ascii="Calibri" w:eastAsia="Calibri" w:hAnsi="Calibri" w:cs="Calibri"/>
            <w:sz w:val="20"/>
          </w:rPr>
          <w:delText xml:space="preserve"> </w:delText>
        </w:r>
        <w:r w:rsidRPr="002759EF" w:rsidDel="000161AD">
          <w:rPr>
            <w:rFonts w:ascii="Calibri" w:eastAsia="Calibri" w:hAnsi="Calibri" w:cs="Calibri"/>
            <w:sz w:val="20"/>
          </w:rPr>
          <w:tab/>
        </w:r>
        <w:r w:rsidRPr="002759EF" w:rsidDel="000161AD">
          <w:rPr>
            <w:sz w:val="18"/>
          </w:rPr>
          <w:delText>Load relational data – from an Oracle Database ................................................... 36</w:delText>
        </w:r>
        <w:r w:rsidRPr="002759EF" w:rsidDel="000161AD">
          <w:rPr>
            <w:rFonts w:ascii="Calibri" w:eastAsia="Calibri" w:hAnsi="Calibri" w:cs="Calibri"/>
            <w:sz w:val="20"/>
          </w:rPr>
          <w:delText xml:space="preserve"> </w:delText>
        </w:r>
      </w:del>
    </w:p>
    <w:p w14:paraId="7BA65797" w14:textId="6EE9666E" w:rsidR="00681A6C" w:rsidRPr="002759EF" w:rsidDel="000161AD" w:rsidRDefault="00CA1699" w:rsidP="00187D40">
      <w:pPr>
        <w:numPr>
          <w:ilvl w:val="1"/>
          <w:numId w:val="1"/>
        </w:numPr>
        <w:spacing w:after="131" w:line="259" w:lineRule="auto"/>
        <w:ind w:left="720" w:firstLine="0"/>
        <w:rPr>
          <w:del w:id="75" w:author="Christian Hamson" w:date="2018-11-09T18:11:00Z"/>
          <w:sz w:val="20"/>
        </w:rPr>
      </w:pPr>
      <w:del w:id="76" w:author="Christian Hamson" w:date="2018-11-09T18:11:00Z">
        <w:r w:rsidRPr="002759EF" w:rsidDel="000161AD">
          <w:rPr>
            <w:sz w:val="20"/>
          </w:rPr>
          <w:delText>Use U-SQL to move data ........................................................................................................................ 40</w:delText>
        </w:r>
        <w:r w:rsidRPr="002759EF" w:rsidDel="000161AD">
          <w:rPr>
            <w:rFonts w:ascii="Calibri" w:eastAsia="Calibri" w:hAnsi="Calibri" w:cs="Calibri"/>
            <w:sz w:val="20"/>
          </w:rPr>
          <w:delText xml:space="preserve"> </w:delText>
        </w:r>
      </w:del>
    </w:p>
    <w:p w14:paraId="377B3C35" w14:textId="0FD411CC" w:rsidR="00681A6C" w:rsidRPr="002759EF" w:rsidDel="000161AD" w:rsidRDefault="00CA1699" w:rsidP="00187D40">
      <w:pPr>
        <w:numPr>
          <w:ilvl w:val="1"/>
          <w:numId w:val="1"/>
        </w:numPr>
        <w:spacing w:after="168" w:line="259" w:lineRule="auto"/>
        <w:ind w:left="720" w:firstLine="0"/>
        <w:rPr>
          <w:del w:id="77" w:author="Christian Hamson" w:date="2018-11-09T18:11:00Z"/>
          <w:sz w:val="20"/>
        </w:rPr>
      </w:pPr>
      <w:del w:id="78" w:author="Christian Hamson" w:date="2018-11-09T18:11:00Z">
        <w:r w:rsidRPr="002759EF" w:rsidDel="000161AD">
          <w:rPr>
            <w:sz w:val="20"/>
          </w:rPr>
          <w:delText>Use PowerBI to see data ......................................................................................................................... 45</w:delText>
        </w:r>
        <w:r w:rsidRPr="002759EF" w:rsidDel="000161AD">
          <w:rPr>
            <w:rFonts w:ascii="Calibri" w:eastAsia="Calibri" w:hAnsi="Calibri" w:cs="Calibri"/>
            <w:sz w:val="20"/>
          </w:rPr>
          <w:delText xml:space="preserve"> </w:delText>
        </w:r>
      </w:del>
    </w:p>
    <w:p w14:paraId="0DC19CF1" w14:textId="753680D7" w:rsidR="00681A6C" w:rsidRPr="002759EF" w:rsidDel="000161AD" w:rsidRDefault="00CA1699" w:rsidP="00187D40">
      <w:pPr>
        <w:numPr>
          <w:ilvl w:val="0"/>
          <w:numId w:val="1"/>
        </w:numPr>
        <w:spacing w:after="538" w:line="265" w:lineRule="auto"/>
        <w:ind w:left="720" w:right="-14" w:firstLine="0"/>
        <w:rPr>
          <w:del w:id="79" w:author="Christian Hamson" w:date="2018-11-09T18:11:00Z"/>
          <w:sz w:val="20"/>
        </w:rPr>
      </w:pPr>
      <w:del w:id="80" w:author="Christian Hamson" w:date="2018-11-09T18:11:00Z">
        <w:r w:rsidRPr="002759EF" w:rsidDel="000161AD">
          <w:delText>References ..................................................................................................................................... 48</w:delText>
        </w:r>
        <w:r w:rsidRPr="002759EF" w:rsidDel="000161AD">
          <w:rPr>
            <w:rFonts w:ascii="Calibri" w:eastAsia="Calibri" w:hAnsi="Calibri" w:cs="Calibri"/>
            <w:sz w:val="20"/>
          </w:rPr>
          <w:delText xml:space="preserve"> </w:delText>
        </w:r>
      </w:del>
    </w:p>
    <w:p w14:paraId="57AE7B4D" w14:textId="745FE908" w:rsidR="00681A6C" w:rsidRPr="002759EF" w:rsidDel="000161AD" w:rsidRDefault="00CA1699" w:rsidP="00187D40">
      <w:pPr>
        <w:spacing w:after="0" w:line="259" w:lineRule="auto"/>
        <w:ind w:left="720" w:firstLine="0"/>
        <w:rPr>
          <w:del w:id="81" w:author="Christian Hamson" w:date="2018-11-09T18:11:00Z"/>
          <w:sz w:val="20"/>
        </w:rPr>
      </w:pPr>
      <w:del w:id="82" w:author="Christian Hamson" w:date="2018-11-09T18:11:00Z">
        <w:r w:rsidRPr="002759EF" w:rsidDel="000161AD">
          <w:rPr>
            <w:sz w:val="20"/>
          </w:rPr>
          <w:delText xml:space="preserve"> </w:delText>
        </w:r>
        <w:r w:rsidRPr="002759EF" w:rsidDel="000161AD">
          <w:rPr>
            <w:sz w:val="20"/>
          </w:rPr>
          <w:tab/>
          <w:delText xml:space="preserve"> </w:delText>
        </w:r>
        <w:r w:rsidRPr="002759EF" w:rsidDel="000161AD">
          <w:rPr>
            <w:sz w:val="20"/>
          </w:rPr>
          <w:br w:type="page"/>
        </w:r>
      </w:del>
    </w:p>
    <w:p w14:paraId="77CF295A" w14:textId="77777777" w:rsidR="00187D40" w:rsidRDefault="00187D40" w:rsidP="00187D40">
      <w:pPr>
        <w:tabs>
          <w:tab w:val="center" w:pos="1712"/>
        </w:tabs>
        <w:spacing w:after="189" w:line="265" w:lineRule="auto"/>
        <w:ind w:left="720" w:firstLine="0"/>
        <w:rPr>
          <w:color w:val="008AC8"/>
          <w:sz w:val="36"/>
        </w:rPr>
      </w:pPr>
    </w:p>
    <w:p w14:paraId="5BBD2A30" w14:textId="635966F1" w:rsidR="00681A6C" w:rsidRDefault="00CA1699" w:rsidP="006E0100">
      <w:pPr>
        <w:pStyle w:val="Heading1"/>
        <w:numPr>
          <w:ilvl w:val="0"/>
          <w:numId w:val="0"/>
        </w:numPr>
        <w:ind w:left="10"/>
      </w:pPr>
      <w:bookmarkStart w:id="83" w:name="_Toc529792859"/>
      <w:r>
        <w:t>1</w:t>
      </w:r>
      <w:r>
        <w:rPr>
          <w:rFonts w:ascii="Arial" w:eastAsia="Arial" w:hAnsi="Arial" w:cs="Arial"/>
        </w:rPr>
        <w:t xml:space="preserve"> </w:t>
      </w:r>
      <w:r>
        <w:rPr>
          <w:rFonts w:ascii="Arial" w:eastAsia="Arial" w:hAnsi="Arial" w:cs="Arial"/>
        </w:rPr>
        <w:tab/>
      </w:r>
      <w:r>
        <w:t>Summary</w:t>
      </w:r>
      <w:bookmarkEnd w:id="83"/>
      <w:r>
        <w:t xml:space="preserve"> </w:t>
      </w:r>
    </w:p>
    <w:p w14:paraId="2B4B3CA5" w14:textId="77777777" w:rsidR="000B31D7" w:rsidRDefault="000B31D7" w:rsidP="000B31D7">
      <w:pPr>
        <w:ind w:left="-5"/>
      </w:pPr>
      <w:r>
        <w:t xml:space="preserve">This document discusses a possible way to organize an Azure Data Lake </w:t>
      </w:r>
    </w:p>
    <w:p w14:paraId="00624AA8" w14:textId="77777777" w:rsidR="000B31D7" w:rsidRDefault="000B31D7" w:rsidP="000B31D7">
      <w:pPr>
        <w:ind w:left="-5" w:right="145"/>
      </w:pPr>
      <w:r>
        <w:t xml:space="preserve">The content is based on the different Azure Data Lake implementations the authors have either witnessed or worked on. </w:t>
      </w:r>
    </w:p>
    <w:p w14:paraId="55D6B1CC" w14:textId="77777777" w:rsidR="000B31D7" w:rsidRDefault="000B31D7" w:rsidP="000B31D7">
      <w:pPr>
        <w:ind w:left="-5" w:right="145"/>
      </w:pPr>
      <w:r>
        <w:t xml:space="preserve">The document focus is on Azure Data Lake. Some discussion of data movement tools and orchestration tools, specifically Databricks and Data Factory will be included. Other technologies will only be discussed briefly. These include SQL DB, SQL DW, Analysis Services, </w:t>
      </w:r>
      <w:proofErr w:type="spellStart"/>
      <w:r>
        <w:t>PowerBI</w:t>
      </w:r>
      <w:proofErr w:type="spellEnd"/>
      <w:r>
        <w:t xml:space="preserve">, etc.  </w:t>
      </w:r>
    </w:p>
    <w:p w14:paraId="286FC3BE" w14:textId="77777777" w:rsidR="000B31D7" w:rsidRDefault="000B31D7" w:rsidP="000B31D7">
      <w:pPr>
        <w:ind w:left="-5" w:right="145"/>
      </w:pPr>
      <w:r>
        <w:t xml:space="preserve">This document will need to be updated as the features of Azure Data Lake Store Generation 2 are made generally available. </w:t>
      </w:r>
    </w:p>
    <w:p w14:paraId="62B50FB6" w14:textId="77777777" w:rsidR="000B31D7" w:rsidRDefault="000B31D7" w:rsidP="000B31D7">
      <w:pPr>
        <w:spacing w:after="0" w:line="259" w:lineRule="auto"/>
        <w:ind w:left="0" w:firstLine="0"/>
      </w:pPr>
      <w:r>
        <w:t xml:space="preserve"> </w:t>
      </w:r>
    </w:p>
    <w:p w14:paraId="6E48ECB6" w14:textId="77777777" w:rsidR="00681A6C" w:rsidRDefault="00CA1699">
      <w:pPr>
        <w:spacing w:after="0" w:line="259" w:lineRule="auto"/>
        <w:ind w:left="0" w:firstLine="0"/>
      </w:pPr>
      <w:r>
        <w:t xml:space="preserve"> </w:t>
      </w:r>
    </w:p>
    <w:p w14:paraId="7EAE028A" w14:textId="77777777" w:rsidR="00681A6C" w:rsidRDefault="00681A6C" w:rsidP="00BA20CA">
      <w:pPr>
        <w:ind w:left="0" w:firstLine="0"/>
        <w:sectPr w:rsidR="00681A6C">
          <w:footerReference w:type="even" r:id="rId22"/>
          <w:footerReference w:type="default" r:id="rId23"/>
          <w:footerReference w:type="first" r:id="rId24"/>
          <w:footnotePr>
            <w:numRestart w:val="eachPage"/>
          </w:footnotePr>
          <w:pgSz w:w="12240" w:h="15840"/>
          <w:pgMar w:top="1507" w:right="1451" w:bottom="1786" w:left="1440" w:header="720" w:footer="149" w:gutter="0"/>
          <w:pgNumType w:fmt="lowerRoman"/>
          <w:cols w:space="720"/>
          <w:titlePg/>
        </w:sectPr>
      </w:pPr>
    </w:p>
    <w:p w14:paraId="200F7CDA" w14:textId="29A27F51" w:rsidR="00233708" w:rsidRDefault="00233708" w:rsidP="00BA20CA">
      <w:pPr>
        <w:pStyle w:val="Heading1"/>
        <w:numPr>
          <w:ilvl w:val="0"/>
          <w:numId w:val="0"/>
        </w:numPr>
      </w:pPr>
    </w:p>
    <w:p w14:paraId="74A47538" w14:textId="67AAD738" w:rsidR="00681A6C" w:rsidRDefault="00CA1699">
      <w:pPr>
        <w:pStyle w:val="Heading1"/>
        <w:ind w:left="921" w:hanging="936"/>
      </w:pPr>
      <w:bookmarkStart w:id="84" w:name="_Toc529792860"/>
      <w:r>
        <w:t>The philosophy behind the Azure Data Lake organization</w:t>
      </w:r>
      <w:bookmarkEnd w:id="84"/>
      <w:r>
        <w:t xml:space="preserve">  </w:t>
      </w:r>
    </w:p>
    <w:p w14:paraId="6431E6BE" w14:textId="77777777" w:rsidR="00681A6C" w:rsidRPr="00FD6B06" w:rsidRDefault="00CA1699" w:rsidP="00FD6B06">
      <w:pPr>
        <w:ind w:left="0"/>
      </w:pPr>
      <w:r w:rsidRPr="00FD6B06">
        <w:t xml:space="preserve">The main drivers behind this approach is to have an Azure Data Lake setup that support the following: </w:t>
      </w:r>
    </w:p>
    <w:p w14:paraId="696DFB89" w14:textId="77777777" w:rsidR="00681A6C" w:rsidRPr="00FD6B06" w:rsidRDefault="00CA1699" w:rsidP="00FD6B06">
      <w:pPr>
        <w:pStyle w:val="ListParagraph"/>
        <w:numPr>
          <w:ilvl w:val="0"/>
          <w:numId w:val="18"/>
        </w:numPr>
      </w:pPr>
      <w:r w:rsidRPr="00FD6B06">
        <w:t xml:space="preserve">Is as cost-effective as sensible/possible. </w:t>
      </w:r>
    </w:p>
    <w:p w14:paraId="3B57A1EB" w14:textId="77777777" w:rsidR="00681A6C" w:rsidRPr="00FD6B06" w:rsidRDefault="00CA1699" w:rsidP="00FD6B06">
      <w:pPr>
        <w:pStyle w:val="ListParagraph"/>
        <w:numPr>
          <w:ilvl w:val="0"/>
          <w:numId w:val="18"/>
        </w:numPr>
      </w:pPr>
      <w:r w:rsidRPr="00FD6B06">
        <w:t xml:space="preserve">Do not compromise security. </w:t>
      </w:r>
    </w:p>
    <w:p w14:paraId="2BEB8479" w14:textId="77777777" w:rsidR="00681A6C" w:rsidRPr="00FD6B06" w:rsidRDefault="00CA1699" w:rsidP="00FD6B06">
      <w:pPr>
        <w:pStyle w:val="ListParagraph"/>
        <w:numPr>
          <w:ilvl w:val="0"/>
          <w:numId w:val="18"/>
        </w:numPr>
      </w:pPr>
      <w:r w:rsidRPr="00FD6B06">
        <w:t xml:space="preserve">Fits well into a DevOps scenario </w:t>
      </w:r>
    </w:p>
    <w:p w14:paraId="624D4D7C" w14:textId="77777777" w:rsidR="00681A6C" w:rsidRPr="00FD6B06" w:rsidRDefault="00CA1699" w:rsidP="00FD6B06">
      <w:pPr>
        <w:pStyle w:val="ListParagraph"/>
        <w:numPr>
          <w:ilvl w:val="0"/>
          <w:numId w:val="18"/>
        </w:numPr>
      </w:pPr>
      <w:r w:rsidRPr="00FD6B06">
        <w:t xml:space="preserve">Have a well-defined path for the information needed to be able to support an effective auditing and logging process. </w:t>
      </w:r>
    </w:p>
    <w:p w14:paraId="1DA44B29" w14:textId="65B25B5C" w:rsidR="00681A6C" w:rsidRDefault="00CA1699" w:rsidP="00FD6B06">
      <w:pPr>
        <w:ind w:left="0"/>
      </w:pPr>
      <w:r w:rsidRPr="00FD6B06">
        <w:t xml:space="preserve">The overall setup looks like this: </w:t>
      </w:r>
    </w:p>
    <w:p w14:paraId="42E43771" w14:textId="77777777" w:rsidR="00681A6C" w:rsidRDefault="00CA1699">
      <w:pPr>
        <w:spacing w:after="39" w:line="259" w:lineRule="auto"/>
        <w:ind w:left="0" w:firstLine="0"/>
        <w:jc w:val="right"/>
      </w:pPr>
      <w:r>
        <w:rPr>
          <w:noProof/>
        </w:rPr>
        <w:drawing>
          <wp:inline distT="0" distB="0" distL="0" distR="0" wp14:anchorId="5201EE4A" wp14:editId="2F1F7B2E">
            <wp:extent cx="5943600" cy="3333115"/>
            <wp:effectExtent l="0" t="0" r="0" b="0"/>
            <wp:docPr id="842" name="Picture 842"/>
            <wp:cNvGraphicFramePr/>
            <a:graphic xmlns:a="http://schemas.openxmlformats.org/drawingml/2006/main">
              <a:graphicData uri="http://schemas.openxmlformats.org/drawingml/2006/picture">
                <pic:pic xmlns:pic="http://schemas.openxmlformats.org/drawingml/2006/picture">
                  <pic:nvPicPr>
                    <pic:cNvPr id="842" name="Picture 842"/>
                    <pic:cNvPicPr/>
                  </pic:nvPicPr>
                  <pic:blipFill>
                    <a:blip r:embed="rId25"/>
                    <a:stretch>
                      <a:fillRect/>
                    </a:stretch>
                  </pic:blipFill>
                  <pic:spPr>
                    <a:xfrm>
                      <a:off x="0" y="0"/>
                      <a:ext cx="5943600" cy="3333115"/>
                    </a:xfrm>
                    <a:prstGeom prst="rect">
                      <a:avLst/>
                    </a:prstGeom>
                  </pic:spPr>
                </pic:pic>
              </a:graphicData>
            </a:graphic>
          </wp:inline>
        </w:drawing>
      </w:r>
      <w:r>
        <w:t xml:space="preserve"> </w:t>
      </w:r>
    </w:p>
    <w:p w14:paraId="482FB1D5" w14:textId="77777777" w:rsidR="00681A6C" w:rsidRDefault="00CA1699">
      <w:pPr>
        <w:spacing w:after="139" w:line="265" w:lineRule="auto"/>
        <w:ind w:left="10" w:right="62"/>
        <w:jc w:val="center"/>
      </w:pPr>
      <w:r>
        <w:rPr>
          <w:color w:val="008AC8"/>
          <w:sz w:val="18"/>
        </w:rPr>
        <w:t xml:space="preserve">Figure 1 </w:t>
      </w:r>
    </w:p>
    <w:p w14:paraId="1A3AAE30" w14:textId="3B0270DD" w:rsidR="00681A6C" w:rsidRDefault="00CA1699" w:rsidP="00FD6B06">
      <w:pPr>
        <w:ind w:left="0"/>
      </w:pPr>
      <w:r>
        <w:t xml:space="preserve">In the circle we have the different data layers we could use. The data layer is ingested by some “copy data” mechanism – shown here as a “Data Ingestion”. On the right side the users can use any appropriate tool to use data found in the data layer. Also, any new/strange/external/foreign data can be ingested in to the data layer – shown as the </w:t>
      </w:r>
      <w:r>
        <w:rPr>
          <w:i/>
        </w:rPr>
        <w:t>innovation cloud</w:t>
      </w:r>
      <w:r>
        <w:t xml:space="preserve">. </w:t>
      </w:r>
    </w:p>
    <w:p w14:paraId="2622C2A2" w14:textId="5D12C719" w:rsidR="00681A6C" w:rsidRDefault="00CA1699" w:rsidP="00FD6B06">
      <w:pPr>
        <w:ind w:left="0"/>
      </w:pPr>
      <w:r>
        <w:lastRenderedPageBreak/>
        <w:t xml:space="preserve">Any development, be it reports as well as applications will live under a DevOps regime, even the innovative ones, to assure that any object that needs to be used by a wider crowd of people is handled as a traditional production object, so that support and maintenance is not </w:t>
      </w:r>
      <w:r>
        <w:rPr>
          <w:i/>
        </w:rPr>
        <w:t>sacrificed</w:t>
      </w:r>
      <w:r>
        <w:t xml:space="preserve"> in this process. </w:t>
      </w:r>
    </w:p>
    <w:p w14:paraId="4F8CD0A4" w14:textId="7FA1A01F" w:rsidR="00681A6C" w:rsidRDefault="00CA1699" w:rsidP="00FD6B06">
      <w:pPr>
        <w:ind w:left="0"/>
      </w:pPr>
      <w:r>
        <w:t xml:space="preserve">The philosophy is overall to have the appropriate functionality in place in the different aspects of the setup and not “just” try to make everything fit in to a relational database. </w:t>
      </w:r>
    </w:p>
    <w:p w14:paraId="682D0189" w14:textId="77777777" w:rsidR="00681A6C" w:rsidRDefault="00CA1699">
      <w:pPr>
        <w:spacing w:after="107" w:line="259" w:lineRule="auto"/>
        <w:ind w:left="0" w:firstLine="0"/>
      </w:pPr>
      <w:r>
        <w:rPr>
          <w:noProof/>
        </w:rPr>
        <w:drawing>
          <wp:inline distT="0" distB="0" distL="0" distR="0" wp14:anchorId="65C55592" wp14:editId="5E70B547">
            <wp:extent cx="5943600" cy="2929255"/>
            <wp:effectExtent l="0" t="0" r="0" b="0"/>
            <wp:docPr id="958" name="Picture 958"/>
            <wp:cNvGraphicFramePr/>
            <a:graphic xmlns:a="http://schemas.openxmlformats.org/drawingml/2006/main">
              <a:graphicData uri="http://schemas.openxmlformats.org/drawingml/2006/picture">
                <pic:pic xmlns:pic="http://schemas.openxmlformats.org/drawingml/2006/picture">
                  <pic:nvPicPr>
                    <pic:cNvPr id="958" name="Picture 958"/>
                    <pic:cNvPicPr/>
                  </pic:nvPicPr>
                  <pic:blipFill>
                    <a:blip r:embed="rId26"/>
                    <a:stretch>
                      <a:fillRect/>
                    </a:stretch>
                  </pic:blipFill>
                  <pic:spPr>
                    <a:xfrm>
                      <a:off x="0" y="0"/>
                      <a:ext cx="5943600" cy="2929255"/>
                    </a:xfrm>
                    <a:prstGeom prst="rect">
                      <a:avLst/>
                    </a:prstGeom>
                  </pic:spPr>
                </pic:pic>
              </a:graphicData>
            </a:graphic>
          </wp:inline>
        </w:drawing>
      </w:r>
    </w:p>
    <w:p w14:paraId="21A0DC6F" w14:textId="77777777" w:rsidR="00681A6C" w:rsidRDefault="00CA1699">
      <w:pPr>
        <w:spacing w:after="16" w:line="265" w:lineRule="auto"/>
        <w:ind w:left="10" w:right="62"/>
        <w:jc w:val="center"/>
      </w:pPr>
      <w:r>
        <w:rPr>
          <w:color w:val="008AC8"/>
          <w:sz w:val="18"/>
        </w:rPr>
        <w:t xml:space="preserve">Figure 2 </w:t>
      </w:r>
    </w:p>
    <w:p w14:paraId="333544E0" w14:textId="77777777" w:rsidR="00681A6C" w:rsidRDefault="00CA1699" w:rsidP="00FD6B06">
      <w:pPr>
        <w:ind w:left="0"/>
      </w:pPr>
      <w:r>
        <w:t>On the left of Figure 2 we have a “</w:t>
      </w:r>
      <w:r>
        <w:rPr>
          <w:i/>
        </w:rPr>
        <w:t>normal</w:t>
      </w:r>
      <w:r>
        <w:t xml:space="preserve">” file storage, that is a file storage as we know it from the traditional Wintel/Lintel servers and laptops. This storage can be used in direct connection with a Windows or Linux based system as it is easy to attach/mount. So, relating that to an Azure Data Lake setup where we often need a place where files can be put for easy access, this part of the setup will serve this purpose as an (often) intermediate storage layer. </w:t>
      </w:r>
    </w:p>
    <w:p w14:paraId="1E73855A" w14:textId="7688B99F" w:rsidR="00681A6C" w:rsidRDefault="00CA1699" w:rsidP="00FD6B06">
      <w:pPr>
        <w:ind w:left="0"/>
      </w:pPr>
      <w:r>
        <w:t xml:space="preserve">In the middle we have the Azure Data Lake storage, which in this setup is our main storage area. The Azure Data Lake is both the source for any relational databases and cubes to be implemented as well as a storage layer that will be used directly by the end-users. The Azure Data Lake naturally serves as “file system” for the </w:t>
      </w:r>
      <w:r>
        <w:rPr>
          <w:i/>
        </w:rPr>
        <w:t>Hadoops</w:t>
      </w:r>
      <w:r>
        <w:t xml:space="preserve"> like </w:t>
      </w:r>
      <w:ins w:id="85" w:author="Christian Hamson" w:date="2018-11-09T17:52:00Z">
        <w:r w:rsidR="00C615E6">
          <w:t xml:space="preserve">Databricks, </w:t>
        </w:r>
      </w:ins>
      <w:r>
        <w:t xml:space="preserve">HDInsight, Cloudera, Hortonworks etc. </w:t>
      </w:r>
      <w:del w:id="86" w:author="Christian Hamson" w:date="2018-11-09T17:52:00Z">
        <w:r w:rsidDel="008B0DF7">
          <w:delText xml:space="preserve">An important component of this setup is U-SQL (Azure Data Lake analytics) – or if preferred Hive -  which is used when we do not need a full SQL implementation including organizing things in tables for our SQL work. </w:delText>
        </w:r>
      </w:del>
    </w:p>
    <w:p w14:paraId="40B322F4" w14:textId="63F7785E" w:rsidR="00681A6C" w:rsidRDefault="00CA1699" w:rsidP="00D80A98">
      <w:pPr>
        <w:ind w:left="0"/>
      </w:pPr>
      <w:r>
        <w:t xml:space="preserve">On the right side we have the traditional relational databases, which is used for mainly two things in this setup. One is to get access to a full SQL implementation like T-SQL, secondly due to the inherited </w:t>
      </w:r>
      <w:r>
        <w:rPr>
          <w:i/>
        </w:rPr>
        <w:t>Quality Assurance</w:t>
      </w:r>
      <w:r>
        <w:t xml:space="preserve"> provided by the nature of tables – you can only store things that the database is designed for – the relational database provides us a storage layer for data that needs to be under some kind of </w:t>
      </w:r>
      <w:r>
        <w:rPr>
          <w:i/>
        </w:rPr>
        <w:t>strict control</w:t>
      </w:r>
      <w:r>
        <w:t xml:space="preserve">.  </w:t>
      </w:r>
      <w:proofErr w:type="gramStart"/>
      <w:r w:rsidR="00386D8F">
        <w:t>Also</w:t>
      </w:r>
      <w:proofErr w:type="gramEnd"/>
      <w:r w:rsidR="00D80A98">
        <w:t xml:space="preserve"> on the right side</w:t>
      </w:r>
      <w:r w:rsidR="00386D8F">
        <w:t xml:space="preserve"> </w:t>
      </w:r>
      <w:r w:rsidR="00D80A98">
        <w:t xml:space="preserve">are the </w:t>
      </w:r>
      <w:r w:rsidR="00D80A98" w:rsidRPr="00D80A98">
        <w:rPr>
          <w:i/>
        </w:rPr>
        <w:t>Cubes</w:t>
      </w:r>
      <w:r w:rsidR="00D80A98">
        <w:t>.</w:t>
      </w:r>
      <w:r>
        <w:t xml:space="preserve"> </w:t>
      </w:r>
    </w:p>
    <w:p w14:paraId="3350CB99" w14:textId="77777777" w:rsidR="00681A6C" w:rsidRDefault="00681A6C">
      <w:pPr>
        <w:sectPr w:rsidR="00681A6C">
          <w:footerReference w:type="even" r:id="rId27"/>
          <w:footerReference w:type="default" r:id="rId28"/>
          <w:footerReference w:type="first" r:id="rId29"/>
          <w:footnotePr>
            <w:numRestart w:val="eachPage"/>
          </w:footnotePr>
          <w:pgSz w:w="12240" w:h="15840"/>
          <w:pgMar w:top="1517" w:right="1378" w:bottom="1678" w:left="1440" w:header="720" w:footer="149" w:gutter="0"/>
          <w:cols w:space="720"/>
        </w:sectPr>
      </w:pPr>
    </w:p>
    <w:p w14:paraId="316F7EE3" w14:textId="71D3A2DF" w:rsidR="00426B50" w:rsidRDefault="00426B50">
      <w:pPr>
        <w:pStyle w:val="Heading1"/>
        <w:ind w:left="921" w:hanging="936"/>
      </w:pPr>
      <w:bookmarkStart w:id="87" w:name="_Toc529792861"/>
      <w:r>
        <w:lastRenderedPageBreak/>
        <w:t>Decisions to be made</w:t>
      </w:r>
      <w:bookmarkEnd w:id="87"/>
    </w:p>
    <w:p w14:paraId="5F1C3567" w14:textId="12757717" w:rsidR="00426B50" w:rsidRDefault="00426B50" w:rsidP="00426B50">
      <w:r>
        <w:t xml:space="preserve">Every Data Lake </w:t>
      </w:r>
      <w:r w:rsidR="000B72DF">
        <w:t xml:space="preserve">has multiple </w:t>
      </w:r>
      <w:r w:rsidR="006A178F">
        <w:t xml:space="preserve">decisions that need to be made to create standards. Without standards a Data Lake </w:t>
      </w:r>
      <w:r w:rsidR="006718FE">
        <w:t>will become a Data Swamp. Below is a list of decisions that may need to be made to successfully implement a Data Lake. This document provides context for those decisions</w:t>
      </w:r>
      <w:r w:rsidR="008B33BE">
        <w:t>. Many of these decisions should follow from existing policies and standards within an organization</w:t>
      </w:r>
      <w:r w:rsidR="004E14C4">
        <w:t>. Below is a non-comprehensive list of some of the key decisions that should be made explici</w:t>
      </w:r>
      <w:r w:rsidR="00B13166">
        <w:t>tly.</w:t>
      </w:r>
    </w:p>
    <w:p w14:paraId="1B1EAC5E" w14:textId="4FCC4064" w:rsidR="00B96834" w:rsidRDefault="00B96834" w:rsidP="00B96834">
      <w:pPr>
        <w:pStyle w:val="ListParagraph"/>
        <w:numPr>
          <w:ilvl w:val="0"/>
          <w:numId w:val="26"/>
        </w:numPr>
      </w:pPr>
      <w:r>
        <w:t xml:space="preserve">Underlying service – Microsoft recently introduced a new version of Data Lake Store, Azure Data Lake Store gen 2. This service is </w:t>
      </w:r>
      <w:r w:rsidR="00587C81">
        <w:t>tentatively scheduled</w:t>
      </w:r>
      <w:r>
        <w:t xml:space="preserve"> to </w:t>
      </w:r>
      <w:r w:rsidR="00587C81">
        <w:t>enter General Availability in early 2019</w:t>
      </w:r>
      <w:r w:rsidR="00570DF6">
        <w:t>. Choices now are 1) Data Lake gen 2 (public preview)</w:t>
      </w:r>
      <w:r w:rsidR="006F572F">
        <w:t xml:space="preserve">, 2) Blob storage, and 3) Data Lake gen 1. </w:t>
      </w:r>
      <w:r w:rsidR="00BA4A3E">
        <w:t>We strongly recommend not using Data Lake gen 1 for new Data Lakes. The choice between Blob and gen</w:t>
      </w:r>
      <w:r w:rsidR="00C032BF">
        <w:t xml:space="preserve"> 2 is often made </w:t>
      </w:r>
      <w:r w:rsidR="00E95317">
        <w:t>based on</w:t>
      </w:r>
      <w:r w:rsidR="00C032BF">
        <w:t xml:space="preserve"> volume of data. </w:t>
      </w:r>
      <w:r w:rsidR="00E06CBF">
        <w:t>Gen 2 is based on blob storage</w:t>
      </w:r>
      <w:r w:rsidR="00982293">
        <w:t xml:space="preserve"> and it</w:t>
      </w:r>
      <w:r w:rsidR="00982293">
        <w:rPr>
          <w:shd w:val="clear" w:color="auto" w:fill="FFFFFF"/>
        </w:rPr>
        <w:t xml:space="preserve"> allows you to interface with your data using both file system and object storage paradigms.</w:t>
      </w:r>
      <w:r w:rsidR="00E95317">
        <w:rPr>
          <w:shd w:val="clear" w:color="auto" w:fill="FFFFFF"/>
        </w:rPr>
        <w:t xml:space="preserve"> </w:t>
      </w:r>
    </w:p>
    <w:p w14:paraId="7E100707" w14:textId="4E5C438E" w:rsidR="008B33BE" w:rsidRDefault="008B33BE" w:rsidP="00C9610B">
      <w:pPr>
        <w:pStyle w:val="ListParagraph"/>
        <w:numPr>
          <w:ilvl w:val="0"/>
          <w:numId w:val="26"/>
        </w:numPr>
      </w:pPr>
      <w:r>
        <w:t>Data Lake Organization Decisions</w:t>
      </w:r>
    </w:p>
    <w:p w14:paraId="535D99AC" w14:textId="7F306141" w:rsidR="006718FE" w:rsidRDefault="00C9610B" w:rsidP="008B33BE">
      <w:pPr>
        <w:pStyle w:val="ListParagraph"/>
        <w:numPr>
          <w:ilvl w:val="1"/>
          <w:numId w:val="26"/>
        </w:numPr>
      </w:pPr>
      <w:r>
        <w:t>How many Data Lakes</w:t>
      </w:r>
    </w:p>
    <w:p w14:paraId="020A96DA" w14:textId="36533FA2" w:rsidR="00C9610B" w:rsidRDefault="00C9610B" w:rsidP="008B33BE">
      <w:pPr>
        <w:pStyle w:val="ListParagraph"/>
        <w:numPr>
          <w:ilvl w:val="2"/>
          <w:numId w:val="26"/>
        </w:numPr>
      </w:pPr>
      <w:r>
        <w:t>Separate Lakes for Dev</w:t>
      </w:r>
      <w:r w:rsidR="008C2B0B">
        <w:t>, QA, and Prod or one Lake</w:t>
      </w:r>
    </w:p>
    <w:p w14:paraId="32BCF89A" w14:textId="31F64C6E" w:rsidR="008C2B0B" w:rsidRDefault="008C2B0B" w:rsidP="008B33BE">
      <w:pPr>
        <w:pStyle w:val="ListParagraph"/>
        <w:numPr>
          <w:ilvl w:val="2"/>
          <w:numId w:val="26"/>
        </w:numPr>
      </w:pPr>
      <w:r>
        <w:t xml:space="preserve">Separate Data Lakes at </w:t>
      </w:r>
      <w:r w:rsidR="00AE6C22">
        <w:t xml:space="preserve">extremely high organizational level. For </w:t>
      </w:r>
      <w:r w:rsidR="0061190B">
        <w:t>example,</w:t>
      </w:r>
      <w:r w:rsidR="00AE6C22">
        <w:t xml:space="preserve"> one each for </w:t>
      </w:r>
      <w:r w:rsidR="004B3843">
        <w:t>Marketing, Research and Development, and Operations</w:t>
      </w:r>
      <w:r w:rsidR="00132DFD">
        <w:t>. This decision is often deferred.</w:t>
      </w:r>
    </w:p>
    <w:p w14:paraId="7533DC10" w14:textId="06FEB586" w:rsidR="004B3843" w:rsidRDefault="00C14DFD" w:rsidP="008B33BE">
      <w:pPr>
        <w:pStyle w:val="ListParagraph"/>
        <w:numPr>
          <w:ilvl w:val="1"/>
          <w:numId w:val="26"/>
        </w:numPr>
      </w:pPr>
      <w:r>
        <w:t xml:space="preserve">What are the </w:t>
      </w:r>
      <w:r w:rsidR="0061190B">
        <w:t>high-level</w:t>
      </w:r>
      <w:r>
        <w:t xml:space="preserve"> </w:t>
      </w:r>
      <w:r w:rsidR="001E69B3">
        <w:t xml:space="preserve">logical </w:t>
      </w:r>
      <w:r>
        <w:t>zones of the Data Lake</w:t>
      </w:r>
    </w:p>
    <w:p w14:paraId="028B618E" w14:textId="7EA3E8C8" w:rsidR="00C14DFD" w:rsidRDefault="006D23F7" w:rsidP="008B33BE">
      <w:pPr>
        <w:pStyle w:val="ListParagraph"/>
        <w:numPr>
          <w:ilvl w:val="1"/>
          <w:numId w:val="26"/>
        </w:numPr>
      </w:pPr>
      <w:r>
        <w:t xml:space="preserve">What should the </w:t>
      </w:r>
      <w:r w:rsidR="001E69B3">
        <w:t xml:space="preserve">File System </w:t>
      </w:r>
      <w:r>
        <w:t>Hierarchy</w:t>
      </w:r>
      <w:r w:rsidR="008B33BE">
        <w:t xml:space="preserve"> be</w:t>
      </w:r>
      <w:r w:rsidR="00013B83">
        <w:t>?</w:t>
      </w:r>
    </w:p>
    <w:p w14:paraId="20E4A2FE" w14:textId="2845D6EF" w:rsidR="006D23F7" w:rsidRDefault="001E69B3" w:rsidP="008B33BE">
      <w:pPr>
        <w:pStyle w:val="ListParagraph"/>
        <w:numPr>
          <w:ilvl w:val="1"/>
          <w:numId w:val="26"/>
        </w:numPr>
      </w:pPr>
      <w:r>
        <w:t xml:space="preserve">What is the </w:t>
      </w:r>
      <w:r w:rsidR="00B407CF">
        <w:t>f</w:t>
      </w:r>
      <w:r>
        <w:t xml:space="preserve">ile naming </w:t>
      </w:r>
      <w:r w:rsidR="00132DFD">
        <w:t>convention?</w:t>
      </w:r>
    </w:p>
    <w:p w14:paraId="1A5361D9" w14:textId="59C85321" w:rsidR="003A0D12" w:rsidRDefault="003A0D12" w:rsidP="003A0D12">
      <w:pPr>
        <w:pStyle w:val="ListParagraph"/>
        <w:numPr>
          <w:ilvl w:val="0"/>
          <w:numId w:val="26"/>
        </w:numPr>
      </w:pPr>
      <w:r>
        <w:t xml:space="preserve">Security Decisions </w:t>
      </w:r>
    </w:p>
    <w:p w14:paraId="752A1165" w14:textId="17DEEB78" w:rsidR="003A0D12" w:rsidRDefault="00775858" w:rsidP="003A0D12">
      <w:pPr>
        <w:pStyle w:val="ListParagraph"/>
        <w:numPr>
          <w:ilvl w:val="1"/>
          <w:numId w:val="26"/>
        </w:numPr>
      </w:pPr>
      <w:r>
        <w:t>Access Control</w:t>
      </w:r>
      <w:r w:rsidR="00EF44C4">
        <w:t xml:space="preserve"> – Should follow from </w:t>
      </w:r>
      <w:r w:rsidR="00DC2A35">
        <w:t xml:space="preserve">security policies and standards within the organization. Includes best practices </w:t>
      </w:r>
      <w:r w:rsidR="009C705B">
        <w:t xml:space="preserve">around groups, users, service </w:t>
      </w:r>
      <w:r w:rsidR="008E1FC1">
        <w:t>principals</w:t>
      </w:r>
      <w:r w:rsidR="009C705B">
        <w:t>, tooling for access control (Azure Active Directory)</w:t>
      </w:r>
      <w:r w:rsidR="001A1372">
        <w:t>, and organizational procedures and governance.</w:t>
      </w:r>
    </w:p>
    <w:p w14:paraId="23436611" w14:textId="7150EB04" w:rsidR="00813D50" w:rsidRDefault="0003645A" w:rsidP="00813D50">
      <w:pPr>
        <w:pStyle w:val="ListParagraph"/>
        <w:numPr>
          <w:ilvl w:val="1"/>
          <w:numId w:val="26"/>
        </w:numPr>
      </w:pPr>
      <w:r>
        <w:t xml:space="preserve">Zone, Folder, and file level access </w:t>
      </w:r>
      <w:r w:rsidR="00B10850">
        <w:t>and authorization.</w:t>
      </w:r>
    </w:p>
    <w:p w14:paraId="42C9AC06" w14:textId="61DECD2D" w:rsidR="00664750" w:rsidRDefault="00664750" w:rsidP="003A0D12">
      <w:pPr>
        <w:pStyle w:val="ListParagraph"/>
        <w:numPr>
          <w:ilvl w:val="1"/>
          <w:numId w:val="26"/>
        </w:numPr>
      </w:pPr>
      <w:r>
        <w:t>Encryption, customer managed keys or Azure managed keys</w:t>
      </w:r>
    </w:p>
    <w:p w14:paraId="3B72274B" w14:textId="27C6FF0A" w:rsidR="00EF44C4" w:rsidRDefault="00EF44C4" w:rsidP="00EF44C4">
      <w:pPr>
        <w:pStyle w:val="ListParagraph"/>
        <w:numPr>
          <w:ilvl w:val="0"/>
          <w:numId w:val="26"/>
        </w:numPr>
      </w:pPr>
      <w:r>
        <w:t>Operational Decisions</w:t>
      </w:r>
    </w:p>
    <w:p w14:paraId="1832DCDB" w14:textId="109AD4AD" w:rsidR="00EF44C4" w:rsidRDefault="00EF44C4" w:rsidP="00EF44C4">
      <w:pPr>
        <w:pStyle w:val="ListParagraph"/>
        <w:numPr>
          <w:ilvl w:val="1"/>
          <w:numId w:val="26"/>
        </w:numPr>
      </w:pPr>
      <w:r>
        <w:t>Lake Deployment method</w:t>
      </w:r>
      <w:r w:rsidR="002B606D">
        <w:t>. Should be driven by</w:t>
      </w:r>
      <w:r w:rsidR="00796587">
        <w:t>, and conform to</w:t>
      </w:r>
      <w:r w:rsidR="00013B83">
        <w:t>,</w:t>
      </w:r>
      <w:r w:rsidR="00796587">
        <w:t xml:space="preserve"> </w:t>
      </w:r>
      <w:r w:rsidR="002B606D">
        <w:t xml:space="preserve">organization dev/ops methodology and tooling. </w:t>
      </w:r>
      <w:r w:rsidR="00074FF4">
        <w:t xml:space="preserve">A typical </w:t>
      </w:r>
      <w:r w:rsidR="005078D7">
        <w:t xml:space="preserve">Enterprise standard is </w:t>
      </w:r>
      <w:r w:rsidR="00EF6AB5">
        <w:t xml:space="preserve">use </w:t>
      </w:r>
      <w:r w:rsidR="005078D7">
        <w:t>power shell or Azure CLI</w:t>
      </w:r>
      <w:r w:rsidR="00EF6AB5">
        <w:t xml:space="preserve">, </w:t>
      </w:r>
      <w:r w:rsidR="00851312">
        <w:t>with Azure resource manager templates</w:t>
      </w:r>
      <w:r w:rsidR="00EF6AB5">
        <w:t xml:space="preserve"> </w:t>
      </w:r>
      <w:r w:rsidR="00074FF4">
        <w:t>from some IDE such as visual studio</w:t>
      </w:r>
      <w:r w:rsidR="00D124E0">
        <w:t xml:space="preserve">, </w:t>
      </w:r>
      <w:r w:rsidR="00EF6AB5">
        <w:t>not the Azure portal.</w:t>
      </w:r>
    </w:p>
    <w:p w14:paraId="1EDDB5A2" w14:textId="6AAF94DE" w:rsidR="00BA4A53" w:rsidRDefault="00BA4A53" w:rsidP="00EF44C4">
      <w:pPr>
        <w:pStyle w:val="ListParagraph"/>
        <w:numPr>
          <w:ilvl w:val="1"/>
          <w:numId w:val="26"/>
        </w:numPr>
      </w:pPr>
      <w:r>
        <w:t>Diagnostic and access logging</w:t>
      </w:r>
      <w:r w:rsidR="00714059">
        <w:t xml:space="preserve">. Often Enterprises have an existing tooling solution </w:t>
      </w:r>
      <w:r w:rsidR="00B62A68">
        <w:t>that Data Lake logging is expected to integrate with.</w:t>
      </w:r>
    </w:p>
    <w:p w14:paraId="535B97C4" w14:textId="7485C792" w:rsidR="00714059" w:rsidRDefault="00714059" w:rsidP="00EF44C4">
      <w:pPr>
        <w:pStyle w:val="ListParagraph"/>
        <w:numPr>
          <w:ilvl w:val="1"/>
          <w:numId w:val="26"/>
        </w:numPr>
      </w:pPr>
      <w:r>
        <w:lastRenderedPageBreak/>
        <w:t>Associated tooling</w:t>
      </w:r>
      <w:r w:rsidR="00FE32C5">
        <w:t xml:space="preserve"> – Associated tooling is often driving by the Enterprise service catalog </w:t>
      </w:r>
      <w:r w:rsidR="007A1D20">
        <w:t xml:space="preserve">with a strong bias towards previous approved services and tools. </w:t>
      </w:r>
    </w:p>
    <w:p w14:paraId="6E60F3C3" w14:textId="601C343C" w:rsidR="00B62A68" w:rsidRDefault="00B62A68" w:rsidP="00B62A68">
      <w:pPr>
        <w:pStyle w:val="ListParagraph"/>
        <w:numPr>
          <w:ilvl w:val="2"/>
          <w:numId w:val="26"/>
        </w:numPr>
      </w:pPr>
      <w:r>
        <w:t>Data movement and processing orchestration</w:t>
      </w:r>
      <w:r w:rsidR="00C956F8">
        <w:t xml:space="preserve"> (Azure Data Factory)</w:t>
      </w:r>
    </w:p>
    <w:p w14:paraId="6C9E1F90" w14:textId="7E6FC9AF" w:rsidR="001C0768" w:rsidRDefault="00B62A68" w:rsidP="001C0768">
      <w:pPr>
        <w:pStyle w:val="ListParagraph"/>
        <w:numPr>
          <w:ilvl w:val="2"/>
          <w:numId w:val="26"/>
        </w:numPr>
      </w:pPr>
      <w:r>
        <w:t xml:space="preserve">Data movement and </w:t>
      </w:r>
      <w:r w:rsidR="00C956F8">
        <w:t xml:space="preserve">processing </w:t>
      </w:r>
      <w:r w:rsidR="001C0768">
        <w:t xml:space="preserve">tools and </w:t>
      </w:r>
      <w:r w:rsidR="00C956F8">
        <w:t>compute context</w:t>
      </w:r>
      <w:r w:rsidR="001C0768">
        <w:t>s</w:t>
      </w:r>
      <w:r w:rsidR="00C956F8">
        <w:t xml:space="preserve"> (Databricks, SSIS</w:t>
      </w:r>
      <w:r w:rsidR="00314EE6">
        <w:t>, Integration Run Time</w:t>
      </w:r>
      <w:r w:rsidR="00BB14A9">
        <w:t>)</w:t>
      </w:r>
    </w:p>
    <w:p w14:paraId="50058D8E" w14:textId="32033213" w:rsidR="00FD1CF5" w:rsidRDefault="001C0768" w:rsidP="00FD1CF5">
      <w:pPr>
        <w:pStyle w:val="ListParagraph"/>
        <w:numPr>
          <w:ilvl w:val="2"/>
          <w:numId w:val="26"/>
        </w:numPr>
      </w:pPr>
      <w:r>
        <w:t>D</w:t>
      </w:r>
      <w:r w:rsidR="00687D80">
        <w:t>ata access tools</w:t>
      </w:r>
      <w:r>
        <w:t xml:space="preserve">, including ad hoc data access tools that </w:t>
      </w:r>
      <w:r w:rsidR="00D92A6F">
        <w:t xml:space="preserve">use the </w:t>
      </w:r>
      <w:r w:rsidR="00883FBB">
        <w:t>Data lake directly</w:t>
      </w:r>
    </w:p>
    <w:p w14:paraId="11EBAB54" w14:textId="3FA4CF41" w:rsidR="00687D80" w:rsidRDefault="00687D80" w:rsidP="00B62A68">
      <w:pPr>
        <w:pStyle w:val="ListParagraph"/>
        <w:numPr>
          <w:ilvl w:val="2"/>
          <w:numId w:val="26"/>
        </w:numPr>
      </w:pPr>
      <w:r>
        <w:t>Non-data lake storage</w:t>
      </w:r>
      <w:r w:rsidR="00883FBB">
        <w:t xml:space="preserve"> directly related to Data Lake</w:t>
      </w:r>
      <w:r>
        <w:t xml:space="preserve"> (for example for logs)</w:t>
      </w:r>
    </w:p>
    <w:p w14:paraId="30AFCDFA" w14:textId="6383451D" w:rsidR="00FD1CF5" w:rsidRDefault="00FD1CF5" w:rsidP="00B62A68">
      <w:pPr>
        <w:pStyle w:val="ListParagraph"/>
        <w:numPr>
          <w:ilvl w:val="2"/>
          <w:numId w:val="26"/>
        </w:numPr>
      </w:pPr>
      <w:r>
        <w:t>Archiving, tooling and processes</w:t>
      </w:r>
    </w:p>
    <w:p w14:paraId="3DFF5E6C" w14:textId="534D3DFA" w:rsidR="00FD1CF5" w:rsidRDefault="00FD1CF5" w:rsidP="00FD1CF5">
      <w:pPr>
        <w:pStyle w:val="ListParagraph"/>
        <w:numPr>
          <w:ilvl w:val="1"/>
          <w:numId w:val="26"/>
        </w:numPr>
      </w:pPr>
      <w:r>
        <w:t>Support model</w:t>
      </w:r>
    </w:p>
    <w:p w14:paraId="554F84E6" w14:textId="19B9895F" w:rsidR="008E5B43" w:rsidRDefault="008E5B43" w:rsidP="008E5B43">
      <w:pPr>
        <w:pStyle w:val="ListParagraph"/>
        <w:numPr>
          <w:ilvl w:val="0"/>
          <w:numId w:val="26"/>
        </w:numPr>
      </w:pPr>
      <w:r>
        <w:t>Governance</w:t>
      </w:r>
    </w:p>
    <w:p w14:paraId="7DD7B057" w14:textId="2BEC249E" w:rsidR="008E5B43" w:rsidRDefault="008E5B43" w:rsidP="008E5B43">
      <w:pPr>
        <w:pStyle w:val="ListParagraph"/>
        <w:numPr>
          <w:ilvl w:val="1"/>
          <w:numId w:val="26"/>
        </w:numPr>
      </w:pPr>
      <w:r>
        <w:t>Data Governance</w:t>
      </w:r>
    </w:p>
    <w:p w14:paraId="1D4581D7" w14:textId="3FC1F993" w:rsidR="00C80F78" w:rsidRDefault="00C80F78" w:rsidP="00C80F78">
      <w:pPr>
        <w:pStyle w:val="ListParagraph"/>
        <w:numPr>
          <w:ilvl w:val="2"/>
          <w:numId w:val="26"/>
        </w:numPr>
      </w:pPr>
      <w:r>
        <w:t>Metadata management and tooling</w:t>
      </w:r>
    </w:p>
    <w:p w14:paraId="470B64D7" w14:textId="321E6D48" w:rsidR="004E14C4" w:rsidRPr="00426B50" w:rsidRDefault="004E14C4" w:rsidP="008E5B43">
      <w:pPr>
        <w:pStyle w:val="ListParagraph"/>
        <w:numPr>
          <w:ilvl w:val="1"/>
          <w:numId w:val="26"/>
        </w:numPr>
      </w:pPr>
      <w:r>
        <w:t>Change control process</w:t>
      </w:r>
    </w:p>
    <w:p w14:paraId="21E36A79" w14:textId="77777777" w:rsidR="000F7F21" w:rsidRDefault="000F7F21">
      <w:pPr>
        <w:spacing w:after="160" w:line="259" w:lineRule="auto"/>
        <w:ind w:left="0" w:firstLine="0"/>
        <w:rPr>
          <w:color w:val="008AC8"/>
          <w:sz w:val="36"/>
        </w:rPr>
      </w:pPr>
      <w:r>
        <w:br w:type="page"/>
      </w:r>
    </w:p>
    <w:p w14:paraId="3D9F8812" w14:textId="6101ECB9" w:rsidR="00681A6C" w:rsidRDefault="00CA1699">
      <w:pPr>
        <w:pStyle w:val="Heading1"/>
        <w:ind w:left="921" w:hanging="936"/>
      </w:pPr>
      <w:del w:id="88" w:author="Christian Hamson" w:date="2018-11-09T17:53:00Z">
        <w:r w:rsidDel="00EE3097">
          <w:lastRenderedPageBreak/>
          <w:delText xml:space="preserve">Different setups to be considered </w:delText>
        </w:r>
      </w:del>
      <w:bookmarkStart w:id="89" w:name="_Toc529792862"/>
      <w:ins w:id="90" w:author="Christian Hamson" w:date="2018-11-09T17:53:00Z">
        <w:r w:rsidR="00EE3097">
          <w:t>Data Lakes for Dev/Test and Prod</w:t>
        </w:r>
      </w:ins>
      <w:bookmarkEnd w:id="89"/>
    </w:p>
    <w:p w14:paraId="5EF3ED44" w14:textId="7FFADAAD" w:rsidR="00681A6C" w:rsidRDefault="00CA1699" w:rsidP="00FD6B06">
      <w:pPr>
        <w:ind w:left="0"/>
      </w:pPr>
      <w:r>
        <w:t xml:space="preserve">Often there are some discussions regarding how many data lakes you should implement. </w:t>
      </w:r>
      <w:r w:rsidR="00FD6B06">
        <w:t>W</w:t>
      </w:r>
      <w:r>
        <w:t xml:space="preserve">e often meet the following scenarios. </w:t>
      </w:r>
      <w:r w:rsidR="000F7F21">
        <w:t>This document focuses on scenario B</w:t>
      </w:r>
    </w:p>
    <w:p w14:paraId="53F902FD" w14:textId="77777777" w:rsidR="00681A6C" w:rsidRDefault="00CA1699">
      <w:pPr>
        <w:spacing w:after="39" w:line="259" w:lineRule="auto"/>
        <w:ind w:left="0" w:right="90" w:firstLine="0"/>
        <w:jc w:val="right"/>
      </w:pPr>
      <w:r>
        <w:rPr>
          <w:noProof/>
        </w:rPr>
        <w:drawing>
          <wp:inline distT="0" distB="0" distL="0" distR="0" wp14:anchorId="24E74C92" wp14:editId="58714678">
            <wp:extent cx="5943600" cy="3190875"/>
            <wp:effectExtent l="0" t="0" r="0" b="0"/>
            <wp:docPr id="1105" name="Picture 1105"/>
            <wp:cNvGraphicFramePr/>
            <a:graphic xmlns:a="http://schemas.openxmlformats.org/drawingml/2006/main">
              <a:graphicData uri="http://schemas.openxmlformats.org/drawingml/2006/picture">
                <pic:pic xmlns:pic="http://schemas.openxmlformats.org/drawingml/2006/picture">
                  <pic:nvPicPr>
                    <pic:cNvPr id="1105" name="Picture 1105"/>
                    <pic:cNvPicPr/>
                  </pic:nvPicPr>
                  <pic:blipFill>
                    <a:blip r:embed="rId30"/>
                    <a:stretch>
                      <a:fillRect/>
                    </a:stretch>
                  </pic:blipFill>
                  <pic:spPr>
                    <a:xfrm>
                      <a:off x="0" y="0"/>
                      <a:ext cx="5943600" cy="3190875"/>
                    </a:xfrm>
                    <a:prstGeom prst="rect">
                      <a:avLst/>
                    </a:prstGeom>
                  </pic:spPr>
                </pic:pic>
              </a:graphicData>
            </a:graphic>
          </wp:inline>
        </w:drawing>
      </w:r>
      <w:r>
        <w:t xml:space="preserve"> </w:t>
      </w:r>
    </w:p>
    <w:p w14:paraId="12F476EF" w14:textId="77777777" w:rsidR="00681A6C" w:rsidRDefault="00CA1699">
      <w:pPr>
        <w:spacing w:after="139" w:line="265" w:lineRule="auto"/>
        <w:ind w:left="10" w:right="153"/>
        <w:jc w:val="center"/>
      </w:pPr>
      <w:r>
        <w:rPr>
          <w:color w:val="008AC8"/>
          <w:sz w:val="18"/>
        </w:rPr>
        <w:t xml:space="preserve">Figure 3 </w:t>
      </w:r>
    </w:p>
    <w:p w14:paraId="30512DE6" w14:textId="6786B1A4" w:rsidR="00681A6C" w:rsidRDefault="00CA1699" w:rsidP="00FD6B06">
      <w:pPr>
        <w:ind w:left="0"/>
      </w:pPr>
      <w:r>
        <w:rPr>
          <w:b/>
        </w:rPr>
        <w:t>Scenario A</w:t>
      </w:r>
      <w:r>
        <w:t xml:space="preserve">: 2 Data Lakes, one for production and one for test/dev environments. The Data Lake in the production is where the data ingestion is done. This Data Lake is then mirrored to the dev/test Data Lake – mostly as a batch process – this accomplish the task of having identical data content for production and dev/test. The databases – symbolized by the DW identification – are then ingest with data from the Data Lake. The Dev/test often serves as failover environment for the production environment in this case. </w:t>
      </w:r>
    </w:p>
    <w:p w14:paraId="355AA9DF" w14:textId="77777777" w:rsidR="00681A6C" w:rsidRDefault="00CA1699" w:rsidP="00FD6B06">
      <w:pPr>
        <w:ind w:left="0"/>
      </w:pPr>
      <w:r>
        <w:rPr>
          <w:b/>
        </w:rPr>
        <w:t>Scenario B</w:t>
      </w:r>
      <w:r>
        <w:t xml:space="preserve">: 1 Data Lake – serving both the production and dev/test environment. Data ingestion is done to one place in this Data Lake. Data that is to be used for production purposes is then transported to a different area of this Data Lake. And data to be used for dev/test is also transported to a corresponding area - very often undergoing a process ensuring anonymization of the content - or some of the content. </w:t>
      </w:r>
    </w:p>
    <w:p w14:paraId="72339744" w14:textId="77777777" w:rsidR="00681A6C" w:rsidRDefault="00CA1699" w:rsidP="00FD6B06">
      <w:pPr>
        <w:ind w:left="0"/>
      </w:pPr>
      <w:r>
        <w:rPr>
          <w:b/>
        </w:rPr>
        <w:t>Scenario C</w:t>
      </w:r>
      <w:r>
        <w:t xml:space="preserve">: The same as Scenario A, with the one difference that each of the Data Lakes has their own data ingestion process, thereby creating different systems for production and dev/test environment.  </w:t>
      </w:r>
    </w:p>
    <w:p w14:paraId="4C3A464E" w14:textId="6862965B" w:rsidR="00681A6C" w:rsidRDefault="00CA1699" w:rsidP="000F7F21">
      <w:pPr>
        <w:ind w:left="0"/>
      </w:pPr>
      <w:r>
        <w:t xml:space="preserve">The different scenarios have their benefits, so it is important to have an open discussion about what fits the case in question. </w:t>
      </w:r>
      <w:r>
        <w:br w:type="page"/>
      </w:r>
    </w:p>
    <w:p w14:paraId="72A7EA4F" w14:textId="77777777" w:rsidR="00681A6C" w:rsidRDefault="00CA1699">
      <w:pPr>
        <w:pStyle w:val="Heading1"/>
        <w:ind w:left="921" w:hanging="936"/>
      </w:pPr>
      <w:bookmarkStart w:id="91" w:name="_Toc529792863"/>
      <w:r>
        <w:lastRenderedPageBreak/>
        <w:t>The internal organization of the Azure Data lake</w:t>
      </w:r>
      <w:bookmarkEnd w:id="91"/>
      <w:r>
        <w:t xml:space="preserve"> </w:t>
      </w:r>
    </w:p>
    <w:p w14:paraId="2ED4DFF2" w14:textId="2630225C" w:rsidR="00681A6C" w:rsidRPr="003740FD" w:rsidRDefault="00CA1699" w:rsidP="003740FD">
      <w:pPr>
        <w:ind w:left="0"/>
      </w:pPr>
      <w:r w:rsidRPr="003740FD">
        <w:t xml:space="preserve">As the focus is to use one Data Lake </w:t>
      </w:r>
      <w:ins w:id="92" w:author="Christian Hamson" w:date="2018-11-09T17:56:00Z">
        <w:r w:rsidR="009A4059" w:rsidRPr="003740FD">
          <w:t xml:space="preserve">for Dev/Test and Prod </w:t>
        </w:r>
      </w:ins>
      <w:del w:id="93" w:author="Christian Hamson" w:date="2018-11-09T17:56:00Z">
        <w:r w:rsidRPr="003740FD" w:rsidDel="00D436B1">
          <w:delText xml:space="preserve">for the setup </w:delText>
        </w:r>
      </w:del>
      <w:r w:rsidRPr="003740FD">
        <w:t xml:space="preserve">the internal organization of the Data Lake must take care of the requirements of the different environments </w:t>
      </w:r>
      <w:del w:id="94" w:author="Christian Hamson" w:date="2018-11-09T17:56:00Z">
        <w:r w:rsidRPr="003740FD" w:rsidDel="00D436B1">
          <w:delText xml:space="preserve">– dev/test to production. </w:delText>
        </w:r>
      </w:del>
    </w:p>
    <w:p w14:paraId="37A01B82" w14:textId="77777777" w:rsidR="00681A6C" w:rsidRPr="003740FD" w:rsidRDefault="00CA1699" w:rsidP="003740FD">
      <w:pPr>
        <w:ind w:left="0"/>
      </w:pPr>
      <w:r w:rsidRPr="003740FD">
        <w:t xml:space="preserve">Also, security must be addressed inside the Data Lake itself. This is discussed in chapter 5. </w:t>
      </w:r>
    </w:p>
    <w:p w14:paraId="144C26D7" w14:textId="79B9C04F" w:rsidR="00681A6C" w:rsidRPr="003740FD" w:rsidRDefault="00CA1699" w:rsidP="003740FD">
      <w:pPr>
        <w:ind w:left="0"/>
      </w:pPr>
      <w:r w:rsidRPr="003740FD">
        <w:t xml:space="preserve">Figure 4 shows the </w:t>
      </w:r>
      <w:r w:rsidR="004E3169" w:rsidRPr="003740FD">
        <w:t xml:space="preserve">logical </w:t>
      </w:r>
      <w:r w:rsidR="00A03931" w:rsidRPr="003740FD">
        <w:t>zones</w:t>
      </w:r>
      <w:r w:rsidRPr="003740FD">
        <w:t xml:space="preserve"> discussed in this chapter.</w:t>
      </w:r>
    </w:p>
    <w:p w14:paraId="2A19B92D" w14:textId="48EFC1B8" w:rsidR="00681A6C" w:rsidRDefault="00730D43">
      <w:pPr>
        <w:spacing w:after="39" w:line="259" w:lineRule="auto"/>
        <w:ind w:left="0" w:right="90" w:firstLine="0"/>
        <w:jc w:val="right"/>
      </w:pPr>
      <w:r>
        <w:object w:dxaOrig="6833" w:dyaOrig="5498" w14:anchorId="3F972998">
          <v:shape id="_x0000_i1027" type="#_x0000_t75" style="width:431.25pt;height:347.25pt" o:ole="">
            <v:imagedata r:id="rId31" o:title=""/>
          </v:shape>
          <o:OLEObject Type="Embed" ProgID="Visio.Drawing.15" ShapeID="_x0000_i1027" DrawAspect="Content" ObjectID="_1609847214" r:id="rId32"/>
        </w:object>
      </w:r>
      <w:del w:id="95" w:author="Christian Hamson" w:date="2018-11-09T18:09:00Z">
        <w:r w:rsidR="00CA1699" w:rsidDel="008036F3">
          <w:rPr>
            <w:noProof/>
          </w:rPr>
          <w:drawing>
            <wp:inline distT="0" distB="0" distL="0" distR="0" wp14:anchorId="0CA943BC" wp14:editId="26A1E883">
              <wp:extent cx="5943600" cy="2866390"/>
              <wp:effectExtent l="0" t="0" r="0" b="0"/>
              <wp:docPr id="1252" name="Picture 1252"/>
              <wp:cNvGraphicFramePr/>
              <a:graphic xmlns:a="http://schemas.openxmlformats.org/drawingml/2006/main">
                <a:graphicData uri="http://schemas.openxmlformats.org/drawingml/2006/picture">
                  <pic:pic xmlns:pic="http://schemas.openxmlformats.org/drawingml/2006/picture">
                    <pic:nvPicPr>
                      <pic:cNvPr id="1252" name="Picture 1252"/>
                      <pic:cNvPicPr/>
                    </pic:nvPicPr>
                    <pic:blipFill>
                      <a:blip r:embed="rId33"/>
                      <a:stretch>
                        <a:fillRect/>
                      </a:stretch>
                    </pic:blipFill>
                    <pic:spPr>
                      <a:xfrm>
                        <a:off x="0" y="0"/>
                        <a:ext cx="5943600" cy="2866390"/>
                      </a:xfrm>
                      <a:prstGeom prst="rect">
                        <a:avLst/>
                      </a:prstGeom>
                    </pic:spPr>
                  </pic:pic>
                </a:graphicData>
              </a:graphic>
            </wp:inline>
          </w:drawing>
        </w:r>
      </w:del>
      <w:r w:rsidR="00CA1699">
        <w:t xml:space="preserve"> </w:t>
      </w:r>
    </w:p>
    <w:p w14:paraId="2D924787" w14:textId="2A3AC4BE" w:rsidR="00C36069" w:rsidRDefault="00CA1699" w:rsidP="00730D43">
      <w:pPr>
        <w:spacing w:after="542" w:line="265" w:lineRule="auto"/>
        <w:ind w:left="10" w:right="153"/>
        <w:jc w:val="center"/>
      </w:pPr>
      <w:r>
        <w:rPr>
          <w:color w:val="008AC8"/>
          <w:sz w:val="18"/>
        </w:rPr>
        <w:t xml:space="preserve">Figure 4 </w:t>
      </w:r>
    </w:p>
    <w:p w14:paraId="712D4CD3" w14:textId="3C8DF8E5" w:rsidR="00517068" w:rsidRDefault="00517068">
      <w:pPr>
        <w:pStyle w:val="Heading2"/>
        <w:ind w:left="921" w:hanging="936"/>
      </w:pPr>
      <w:bookmarkStart w:id="96" w:name="_Toc529792864"/>
      <w:r>
        <w:t>Logical Zones</w:t>
      </w:r>
      <w:bookmarkEnd w:id="96"/>
    </w:p>
    <w:p w14:paraId="6CDFB83A" w14:textId="7ABD71E0" w:rsidR="00681A6C" w:rsidRDefault="00B13166" w:rsidP="00F14B02">
      <w:pPr>
        <w:pStyle w:val="Heading3"/>
      </w:pPr>
      <w:bookmarkStart w:id="97" w:name="_Toc529792865"/>
      <w:r>
        <w:t>5</w:t>
      </w:r>
      <w:r w:rsidR="00F14B02">
        <w:t xml:space="preserve">.1.1 </w:t>
      </w:r>
      <w:r w:rsidR="00CA1699">
        <w:t xml:space="preserve">The </w:t>
      </w:r>
      <w:r w:rsidR="00A1715A">
        <w:t xml:space="preserve">Raw </w:t>
      </w:r>
      <w:r w:rsidR="00CA1699">
        <w:t>Zone</w:t>
      </w:r>
      <w:bookmarkEnd w:id="97"/>
      <w:r w:rsidR="00CA1699">
        <w:t xml:space="preserve"> </w:t>
      </w:r>
    </w:p>
    <w:p w14:paraId="74A97FAC" w14:textId="77777777" w:rsidR="00170435" w:rsidRPr="003740FD" w:rsidRDefault="00CA1699" w:rsidP="003740FD">
      <w:pPr>
        <w:ind w:left="0"/>
      </w:pPr>
      <w:r>
        <w:t>Data ingestion is</w:t>
      </w:r>
      <w:r w:rsidR="00E020A6">
        <w:t xml:space="preserve"> ingested to the Raw Zone</w:t>
      </w:r>
      <w:r w:rsidR="0068121B">
        <w:t xml:space="preserve"> as shown</w:t>
      </w:r>
      <w:r>
        <w:t xml:space="preserve"> on Figure 4. Data ingestion is done using a Data Gateway approach. This implies that there </w:t>
      </w:r>
      <w:r w:rsidR="006E0B25">
        <w:t>are</w:t>
      </w:r>
      <w:r>
        <w:t xml:space="preserve"> </w:t>
      </w:r>
      <w:r w:rsidR="00160A80">
        <w:t>few</w:t>
      </w:r>
      <w:r>
        <w:t xml:space="preserve"> channel</w:t>
      </w:r>
      <w:r w:rsidR="00160A80">
        <w:t>s</w:t>
      </w:r>
      <w:r>
        <w:t xml:space="preserve"> in to the Data Lake. All data that needs to go to the lake is either brought to the Data Ingestion server/service. Or the Data Ingestion service pulls data from systems like databases and ftp</w:t>
      </w:r>
      <w:r w:rsidR="00E7570A">
        <w:t xml:space="preserve"> </w:t>
      </w:r>
      <w:r>
        <w:t>servers.</w:t>
      </w:r>
      <w:r w:rsidR="0068121B">
        <w:t xml:space="preserve"> </w:t>
      </w:r>
      <w:r>
        <w:t xml:space="preserve"> </w:t>
      </w:r>
    </w:p>
    <w:p w14:paraId="5D1FBAEC" w14:textId="034F1B30" w:rsidR="00EF7EA9" w:rsidRDefault="00170435" w:rsidP="003740FD">
      <w:pPr>
        <w:ind w:left="0"/>
      </w:pPr>
      <w:r>
        <w:lastRenderedPageBreak/>
        <w:t xml:space="preserve">Characteristics of </w:t>
      </w:r>
      <w:r w:rsidR="00FE71D5">
        <w:t xml:space="preserve">data in </w:t>
      </w:r>
      <w:r>
        <w:t xml:space="preserve">the </w:t>
      </w:r>
      <w:r w:rsidR="00EF7EA9">
        <w:t>Raw Zone:</w:t>
      </w:r>
    </w:p>
    <w:p w14:paraId="7123DD71" w14:textId="69A97937" w:rsidR="00EF7EA9" w:rsidRDefault="00E020A6" w:rsidP="003740FD">
      <w:pPr>
        <w:pStyle w:val="ListParagraph"/>
        <w:numPr>
          <w:ilvl w:val="0"/>
          <w:numId w:val="19"/>
        </w:numPr>
      </w:pPr>
      <w:r w:rsidRPr="00E020A6">
        <w:t>Storage in native format for any type of data</w:t>
      </w:r>
    </w:p>
    <w:p w14:paraId="77DC4750" w14:textId="1C91251D" w:rsidR="00EF7EA9" w:rsidRPr="003740FD" w:rsidRDefault="00E020A6" w:rsidP="003740FD">
      <w:pPr>
        <w:pStyle w:val="ListParagraph"/>
        <w:numPr>
          <w:ilvl w:val="0"/>
          <w:numId w:val="19"/>
        </w:numPr>
      </w:pPr>
      <w:r w:rsidRPr="00E020A6">
        <w:t xml:space="preserve">Exact copy from the source </w:t>
      </w:r>
    </w:p>
    <w:p w14:paraId="36CE691B" w14:textId="6AB9843A" w:rsidR="00EF7EA9" w:rsidRPr="003740FD" w:rsidRDefault="00E020A6" w:rsidP="003740FD">
      <w:pPr>
        <w:pStyle w:val="ListParagraph"/>
        <w:numPr>
          <w:ilvl w:val="0"/>
          <w:numId w:val="19"/>
        </w:numPr>
      </w:pPr>
      <w:r w:rsidRPr="00E020A6">
        <w:t xml:space="preserve">Immutable to change </w:t>
      </w:r>
    </w:p>
    <w:p w14:paraId="6991F7DD" w14:textId="77777777" w:rsidR="00694309" w:rsidRDefault="00E020A6" w:rsidP="003740FD">
      <w:pPr>
        <w:pStyle w:val="ListParagraph"/>
        <w:numPr>
          <w:ilvl w:val="0"/>
          <w:numId w:val="19"/>
        </w:numPr>
      </w:pPr>
      <w:r w:rsidRPr="00E020A6">
        <w:t xml:space="preserve">Typically append-only </w:t>
      </w:r>
    </w:p>
    <w:p w14:paraId="42A0C9B6" w14:textId="77777777" w:rsidR="00694309" w:rsidRDefault="00E020A6" w:rsidP="003740FD">
      <w:pPr>
        <w:pStyle w:val="ListParagraph"/>
        <w:numPr>
          <w:ilvl w:val="0"/>
          <w:numId w:val="19"/>
        </w:numPr>
      </w:pPr>
      <w:r w:rsidRPr="00E020A6">
        <w:t xml:space="preserve">History retained indefinitely  </w:t>
      </w:r>
    </w:p>
    <w:p w14:paraId="6AE1A713" w14:textId="77777777" w:rsidR="00694309" w:rsidRDefault="00E020A6" w:rsidP="003740FD">
      <w:pPr>
        <w:pStyle w:val="ListParagraph"/>
        <w:numPr>
          <w:ilvl w:val="0"/>
          <w:numId w:val="19"/>
        </w:numPr>
      </w:pPr>
      <w:r w:rsidRPr="00E020A6">
        <w:t xml:space="preserve">Extremely limited access to the Raw Data Zone – no operationalized usage </w:t>
      </w:r>
    </w:p>
    <w:p w14:paraId="5DAB8048" w14:textId="2D673178" w:rsidR="00681A6C" w:rsidRDefault="00E020A6" w:rsidP="003740FD">
      <w:pPr>
        <w:pStyle w:val="ListParagraph"/>
        <w:numPr>
          <w:ilvl w:val="0"/>
          <w:numId w:val="19"/>
        </w:numPr>
      </w:pPr>
      <w:r w:rsidRPr="00E020A6">
        <w:t>Everything downstream from here can be regenerated from raw dat</w:t>
      </w:r>
      <w:r w:rsidR="00AD7583">
        <w:t>a</w:t>
      </w:r>
    </w:p>
    <w:p w14:paraId="383EED68" w14:textId="7070720E" w:rsidR="00681A6C" w:rsidRDefault="00B13166" w:rsidP="00F14B02">
      <w:pPr>
        <w:pStyle w:val="Heading3"/>
      </w:pPr>
      <w:bookmarkStart w:id="98" w:name="_Toc529792866"/>
      <w:r>
        <w:t>5</w:t>
      </w:r>
      <w:r w:rsidR="006507F2">
        <w:t>.1.2</w:t>
      </w:r>
      <w:r w:rsidR="00072D4C">
        <w:t xml:space="preserve"> </w:t>
      </w:r>
      <w:r w:rsidR="00E602A7">
        <w:t xml:space="preserve">The Landing </w:t>
      </w:r>
      <w:r w:rsidR="009A4264">
        <w:t>Zone</w:t>
      </w:r>
      <w:bookmarkEnd w:id="98"/>
      <w:r w:rsidR="00CA1699">
        <w:t xml:space="preserve"> </w:t>
      </w:r>
    </w:p>
    <w:p w14:paraId="2C3DFA8C" w14:textId="0CD2B3FE" w:rsidR="001A5A8F" w:rsidRPr="00C42811" w:rsidRDefault="00100E25" w:rsidP="003740FD">
      <w:pPr>
        <w:ind w:left="0"/>
      </w:pPr>
      <w:r>
        <w:t xml:space="preserve">Some enterprises choose to use a Landing Zone upstream of the </w:t>
      </w:r>
      <w:r w:rsidR="008102DB">
        <w:t xml:space="preserve">Raw Zone. A </w:t>
      </w:r>
      <w:r w:rsidR="001A5A8F">
        <w:t>Landing Zone is u</w:t>
      </w:r>
      <w:r w:rsidR="008102DB" w:rsidRPr="00C42811">
        <w:t>seful when data quality checks or validation is required before the data is routed to the Raw Data Zone for retention (checksums, data coming from 3</w:t>
      </w:r>
      <w:r w:rsidR="008102DB" w:rsidRPr="003740FD">
        <w:t>rd</w:t>
      </w:r>
      <w:r w:rsidR="008102DB" w:rsidRPr="00C42811">
        <w:t xml:space="preserve"> parties etc.)</w:t>
      </w:r>
      <w:r w:rsidR="001A5A8F">
        <w:t xml:space="preserve"> </w:t>
      </w:r>
      <w:r w:rsidR="001A5A8F" w:rsidRPr="00C42811">
        <w:t xml:space="preserve">Many enterprises have some data that lands directly into the RAW zone and other data that lands in the landing zone. </w:t>
      </w:r>
    </w:p>
    <w:p w14:paraId="60C18A13" w14:textId="762466AB" w:rsidR="001A5A8F" w:rsidRPr="00C42811" w:rsidRDefault="001A5A8F" w:rsidP="003740FD">
      <w:pPr>
        <w:ind w:left="0"/>
      </w:pPr>
      <w:r w:rsidRPr="00C42811">
        <w:t>From the Landing Zone data will go into the R</w:t>
      </w:r>
      <w:r w:rsidR="00B25743">
        <w:t>aw</w:t>
      </w:r>
      <w:r w:rsidRPr="00C42811">
        <w:t xml:space="preserve"> Zone</w:t>
      </w:r>
      <w:r>
        <w:t>. Data does not need to be persisted in the Landing Zone.</w:t>
      </w:r>
    </w:p>
    <w:p w14:paraId="61268074" w14:textId="0786F1ED" w:rsidR="00681A6C" w:rsidRDefault="00CA1699" w:rsidP="003740FD">
      <w:pPr>
        <w:ind w:left="0"/>
      </w:pPr>
      <w:r>
        <w:t xml:space="preserve">As data in this part of the process will undergo transformations to suite their end-destination, the Data Lake will provide an area where these processes can store any intermediate results if needed. This area is called </w:t>
      </w:r>
      <w:r w:rsidRPr="003740FD">
        <w:t>Work</w:t>
      </w:r>
      <w:r>
        <w:t xml:space="preserve"> on Figure 4. No data will be “left behind” in this area, so it is important that the processes either clean up after themselves or an overall cleaning processes is established. </w:t>
      </w:r>
    </w:p>
    <w:p w14:paraId="1D1ABB88" w14:textId="567F0079" w:rsidR="00681A6C" w:rsidRDefault="00CA1699" w:rsidP="003740FD">
      <w:pPr>
        <w:ind w:left="0"/>
      </w:pPr>
      <w:r>
        <w:t xml:space="preserve">Also, no end-user access is provided to this area. </w:t>
      </w:r>
    </w:p>
    <w:p w14:paraId="61420888" w14:textId="51CAD7CA" w:rsidR="00512400" w:rsidRDefault="00624280" w:rsidP="00DB6851">
      <w:pPr>
        <w:pStyle w:val="Heading3"/>
      </w:pPr>
      <w:bookmarkStart w:id="99" w:name="_Toc529792867"/>
      <w:r>
        <w:t>5.1.3 The Work Zone</w:t>
      </w:r>
      <w:bookmarkEnd w:id="99"/>
    </w:p>
    <w:p w14:paraId="6DC53413" w14:textId="3BF1F889" w:rsidR="00624280" w:rsidRDefault="00624280" w:rsidP="003740FD">
      <w:pPr>
        <w:ind w:left="0"/>
      </w:pPr>
      <w:r>
        <w:t xml:space="preserve">Some enterprises will create a </w:t>
      </w:r>
      <w:r w:rsidR="000923B3">
        <w:t>Work Zone</w:t>
      </w:r>
      <w:r>
        <w:t xml:space="preserve">. </w:t>
      </w:r>
      <w:r w:rsidR="000923B3">
        <w:t xml:space="preserve">This zone is used </w:t>
      </w:r>
      <w:r w:rsidR="002A44B3">
        <w:t>as an intermediate zone downstream of the Raw Zone</w:t>
      </w:r>
      <w:r w:rsidR="00E61F77">
        <w:t xml:space="preserve"> for storage of data that is </w:t>
      </w:r>
      <w:r w:rsidR="004A18AE">
        <w:t xml:space="preserve">no longer raw but not yet fully processed. </w:t>
      </w:r>
    </w:p>
    <w:p w14:paraId="25991EA2" w14:textId="087E170B" w:rsidR="00681A6C" w:rsidRDefault="00B13166" w:rsidP="00F14B02">
      <w:pPr>
        <w:pStyle w:val="Heading3"/>
      </w:pPr>
      <w:bookmarkStart w:id="100" w:name="_Toc529792868"/>
      <w:r>
        <w:t>5</w:t>
      </w:r>
      <w:r w:rsidR="00F14B02">
        <w:t xml:space="preserve">.1.3 </w:t>
      </w:r>
      <w:r w:rsidR="00CA1699">
        <w:t xml:space="preserve">The </w:t>
      </w:r>
      <w:r w:rsidR="00C96DF7">
        <w:t>Curated</w:t>
      </w:r>
      <w:r w:rsidR="00296174">
        <w:t xml:space="preserve"> (Gold, Publish)</w:t>
      </w:r>
      <w:r w:rsidR="00CA1699">
        <w:t xml:space="preserve"> </w:t>
      </w:r>
      <w:r w:rsidR="006A6E43">
        <w:t>Zone</w:t>
      </w:r>
      <w:bookmarkEnd w:id="100"/>
    </w:p>
    <w:p w14:paraId="7E38F89A" w14:textId="77777777" w:rsidR="00681A6C" w:rsidRDefault="00CA1699" w:rsidP="003740FD">
      <w:pPr>
        <w:ind w:left="0"/>
      </w:pPr>
      <w:r>
        <w:t xml:space="preserve">Production data is stored in the area named </w:t>
      </w:r>
      <w:r w:rsidRPr="003740FD">
        <w:t>Publish</w:t>
      </w:r>
      <w:r>
        <w:t xml:space="preserve"> on Figure 3. This area is organized in a way that suits end-user access. Often data is stored on a “per department” level. It is important to notice that if a common element like a list of </w:t>
      </w:r>
      <w:r w:rsidRPr="003740FD">
        <w:t>products</w:t>
      </w:r>
      <w:r>
        <w:t xml:space="preserve"> is needed for “all departments”, there will be a copy of this under “each department”. Of course, you could establish a kind of “common department” area, but this is seldom done in praxis. </w:t>
      </w:r>
    </w:p>
    <w:p w14:paraId="073346A4" w14:textId="31C498FE" w:rsidR="0094797C" w:rsidRDefault="00CA1699" w:rsidP="003740FD">
      <w:pPr>
        <w:ind w:left="0"/>
      </w:pPr>
      <w:r>
        <w:t xml:space="preserve">All data going to the Publish area is stored as read-only elements. If needed a read/write area “per department” or “per user” can be established. This is often the case for the users known as super-users because they often create things like reports for other users. For some users that need to add their </w:t>
      </w:r>
      <w:r w:rsidRPr="00FD6B06">
        <w:t>own</w:t>
      </w:r>
      <w:r>
        <w:t xml:space="preserve"> data to the data stored in the Publish area this read/write access can also be appropriate. But overall the need for read/write areas is often been kept at a minimum level. </w:t>
      </w:r>
    </w:p>
    <w:p w14:paraId="5528BD74" w14:textId="7C696D69" w:rsidR="009E01FF" w:rsidRDefault="00B13166" w:rsidP="00F14B02">
      <w:pPr>
        <w:pStyle w:val="Heading3"/>
      </w:pPr>
      <w:bookmarkStart w:id="101" w:name="_Toc529792869"/>
      <w:r>
        <w:lastRenderedPageBreak/>
        <w:t>5</w:t>
      </w:r>
      <w:r w:rsidR="00F14B02">
        <w:t xml:space="preserve">.1.4 </w:t>
      </w:r>
      <w:r w:rsidR="009E01FF">
        <w:t>The Staging Zone</w:t>
      </w:r>
      <w:bookmarkEnd w:id="101"/>
    </w:p>
    <w:p w14:paraId="08BA5CB0" w14:textId="2F09F61B" w:rsidR="00B63E70" w:rsidRPr="00B63E70" w:rsidRDefault="00B63E70" w:rsidP="003740FD">
      <w:pPr>
        <w:ind w:left="0"/>
      </w:pPr>
      <w:r>
        <w:t>Some enterprises choose to separate the curated data int</w:t>
      </w:r>
      <w:r w:rsidR="00536126">
        <w:t>o</w:t>
      </w:r>
      <w:r w:rsidR="00A12DFA">
        <w:t xml:space="preserve"> that used for</w:t>
      </w:r>
      <w:r w:rsidR="00941D4F">
        <w:t xml:space="preserve"> “self-service”</w:t>
      </w:r>
      <w:r w:rsidR="00A12DFA">
        <w:t xml:space="preserve"> BI, analytics, reporting</w:t>
      </w:r>
      <w:r w:rsidR="006C4543">
        <w:t>, etc. from data used in other production applications.</w:t>
      </w:r>
      <w:r w:rsidR="00EA6CF2">
        <w:t xml:space="preserve"> </w:t>
      </w:r>
      <w:r w:rsidR="006C4543">
        <w:t>If so, the zone for</w:t>
      </w:r>
      <w:r w:rsidR="001E04F5">
        <w:t xml:space="preserve"> data that is ready for</w:t>
      </w:r>
      <w:r w:rsidR="006C4543">
        <w:t xml:space="preserve"> </w:t>
      </w:r>
      <w:r w:rsidR="001E04F5">
        <w:t>these typically</w:t>
      </w:r>
      <w:r w:rsidR="004D1E3C">
        <w:t xml:space="preserve"> non-BI applications</w:t>
      </w:r>
      <w:r w:rsidR="006B27FC">
        <w:t xml:space="preserve"> is the staging zone.</w:t>
      </w:r>
    </w:p>
    <w:p w14:paraId="01E4B78E" w14:textId="6D8E5670" w:rsidR="00681A6C" w:rsidRDefault="00A37641" w:rsidP="00F14B02">
      <w:pPr>
        <w:pStyle w:val="Heading3"/>
      </w:pPr>
      <w:bookmarkStart w:id="102" w:name="_Toc529792870"/>
      <w:r>
        <w:t>5</w:t>
      </w:r>
      <w:r w:rsidR="00F14B02">
        <w:t xml:space="preserve">.1.5 </w:t>
      </w:r>
      <w:r w:rsidR="00CA1699">
        <w:t xml:space="preserve">The </w:t>
      </w:r>
      <w:r w:rsidR="00625F95">
        <w:t>dev and test zones</w:t>
      </w:r>
      <w:bookmarkEnd w:id="102"/>
    </w:p>
    <w:p w14:paraId="63A2A69D" w14:textId="017422B5" w:rsidR="00681A6C" w:rsidRDefault="00CA1699" w:rsidP="003740FD">
      <w:pPr>
        <w:ind w:left="0"/>
      </w:pPr>
      <w:r>
        <w:t xml:space="preserve">Data that is being used for dev/test environments is stored </w:t>
      </w:r>
      <w:r w:rsidR="00625F95">
        <w:t>in dev and test zones</w:t>
      </w:r>
      <w:r w:rsidR="0009051A">
        <w:t>.</w:t>
      </w:r>
      <w:r w:rsidR="004D1E3C">
        <w:t xml:space="preserve"> If there is a</w:t>
      </w:r>
      <w:r w:rsidR="00331CF1">
        <w:t xml:space="preserve"> copy of the data lake for dev/test purposes these zones are not needed.</w:t>
      </w:r>
    </w:p>
    <w:p w14:paraId="2597B38A" w14:textId="22BCC3ED" w:rsidR="004B6BAB" w:rsidRDefault="00A37641" w:rsidP="00F14B02">
      <w:pPr>
        <w:pStyle w:val="Heading3"/>
      </w:pPr>
      <w:bookmarkStart w:id="103" w:name="_Toc529792871"/>
      <w:r>
        <w:t>5</w:t>
      </w:r>
      <w:r w:rsidR="00F14B02">
        <w:t xml:space="preserve">.1.6 </w:t>
      </w:r>
      <w:r w:rsidR="008D7711">
        <w:t xml:space="preserve">The </w:t>
      </w:r>
      <w:r w:rsidR="00F17FED">
        <w:t xml:space="preserve">Analytics </w:t>
      </w:r>
      <w:r w:rsidR="008D7711">
        <w:t xml:space="preserve">Sandbox </w:t>
      </w:r>
      <w:r w:rsidR="00386895">
        <w:t>Zone</w:t>
      </w:r>
      <w:bookmarkEnd w:id="103"/>
    </w:p>
    <w:p w14:paraId="0ACDD8B8" w14:textId="7C40C1D5" w:rsidR="008D7711" w:rsidRDefault="00F2030E" w:rsidP="003740FD">
      <w:pPr>
        <w:ind w:left="0"/>
      </w:pPr>
      <w:r>
        <w:t>A w</w:t>
      </w:r>
      <w:r w:rsidR="00205407" w:rsidRPr="004B6BAB">
        <w:t>orkspace for data science and exploratory activities</w:t>
      </w:r>
      <w:r w:rsidR="00F14B02">
        <w:t xml:space="preserve"> with m</w:t>
      </w:r>
      <w:r w:rsidR="00205407" w:rsidRPr="004B6BAB">
        <w:t>inimal</w:t>
      </w:r>
      <w:r w:rsidR="004B6BAB">
        <w:t xml:space="preserve"> </w:t>
      </w:r>
      <w:r w:rsidR="00205407" w:rsidRPr="004B6BAB">
        <w:t>governance and standards (purposely undisciplined</w:t>
      </w:r>
      <w:r w:rsidR="00F14B02">
        <w:t>.</w:t>
      </w:r>
      <w:r w:rsidR="00205407" w:rsidRPr="004B6BAB">
        <w:t xml:space="preserve"> Valuable efforts are “productionized” and “operationalized” to the Curated Data Zone</w:t>
      </w:r>
      <w:r w:rsidR="007D2914">
        <w:t>.</w:t>
      </w:r>
      <w:r w:rsidR="00205407" w:rsidRPr="004B6BAB">
        <w:t xml:space="preserve"> Not used for self-service, operationalized, purposes</w:t>
      </w:r>
      <w:r w:rsidR="006D3169">
        <w:t>. User level write</w:t>
      </w:r>
      <w:r w:rsidR="00386895">
        <w:t xml:space="preserve"> access to subset</w:t>
      </w:r>
      <w:r w:rsidR="007D2914">
        <w:t xml:space="preserve"> of this zone.</w:t>
      </w:r>
    </w:p>
    <w:p w14:paraId="1FAC3601" w14:textId="44478034" w:rsidR="00D00250" w:rsidRDefault="00A37641" w:rsidP="00E97E28">
      <w:pPr>
        <w:pStyle w:val="Heading3"/>
      </w:pPr>
      <w:bookmarkStart w:id="104" w:name="_Toc529792872"/>
      <w:r>
        <w:t>5</w:t>
      </w:r>
      <w:r w:rsidR="00E97E28">
        <w:t xml:space="preserve">.1.7 </w:t>
      </w:r>
      <w:r w:rsidR="006A6E43">
        <w:t>Th</w:t>
      </w:r>
      <w:r w:rsidR="008D7711">
        <w:t xml:space="preserve">e Archive </w:t>
      </w:r>
      <w:r w:rsidR="006A6E43">
        <w:t>Zone</w:t>
      </w:r>
      <w:bookmarkEnd w:id="104"/>
      <w:r w:rsidR="006A6E43">
        <w:t xml:space="preserve"> </w:t>
      </w:r>
    </w:p>
    <w:p w14:paraId="1229BF2D" w14:textId="7C975A99" w:rsidR="00603F2F" w:rsidRPr="00603F2F" w:rsidRDefault="00603F2F" w:rsidP="003740FD">
      <w:pPr>
        <w:ind w:left="0"/>
      </w:pPr>
      <w:r w:rsidRPr="003740FD">
        <w:t>✓</w:t>
      </w:r>
      <w:r w:rsidRPr="00603F2F">
        <w:t xml:space="preserve"> An active archive </w:t>
      </w:r>
      <w:r w:rsidRPr="003740FD">
        <w:t>✓</w:t>
      </w:r>
      <w:r w:rsidRPr="00603F2F">
        <w:t xml:space="preserve"> Contains aged data offloaded from a data warehouse or other application </w:t>
      </w:r>
      <w:r w:rsidRPr="003740FD">
        <w:t>✓</w:t>
      </w:r>
      <w:r w:rsidRPr="00603F2F">
        <w:t xml:space="preserve"> Available for querying when needed (typically only occasionally)</w:t>
      </w:r>
    </w:p>
    <w:p w14:paraId="36CDE403" w14:textId="77777777" w:rsidR="008D7711" w:rsidRPr="008D7711" w:rsidRDefault="008D7711" w:rsidP="008D7711"/>
    <w:p w14:paraId="228623D3" w14:textId="3399965B" w:rsidR="00B338C1" w:rsidRDefault="00B338C1">
      <w:pPr>
        <w:pStyle w:val="Heading2"/>
        <w:ind w:left="921" w:hanging="936"/>
      </w:pPr>
      <w:bookmarkStart w:id="105" w:name="_Toc529792873"/>
      <w:r>
        <w:t xml:space="preserve">File System </w:t>
      </w:r>
      <w:r w:rsidR="005C5173">
        <w:t>Hierarchy</w:t>
      </w:r>
      <w:bookmarkEnd w:id="105"/>
    </w:p>
    <w:p w14:paraId="1ADD7ED2" w14:textId="67E4550F" w:rsidR="00D21D75" w:rsidRDefault="00D21D75" w:rsidP="003740FD">
      <w:pPr>
        <w:ind w:left="0"/>
      </w:pPr>
      <w:r>
        <w:t xml:space="preserve">The file system </w:t>
      </w:r>
      <w:r w:rsidR="00C8792E">
        <w:t xml:space="preserve">hierarchy </w:t>
      </w:r>
      <w:r w:rsidR="004A77B3">
        <w:t>organize</w:t>
      </w:r>
      <w:r w:rsidR="00F75FA5">
        <w:t>s</w:t>
      </w:r>
      <w:r w:rsidR="00992126">
        <w:t xml:space="preserve"> the data</w:t>
      </w:r>
      <w:r w:rsidR="005C5173">
        <w:t xml:space="preserve"> and </w:t>
      </w:r>
      <w:r w:rsidR="00F75FA5">
        <w:t>is</w:t>
      </w:r>
      <w:r w:rsidR="005C5173">
        <w:t xml:space="preserve"> central to Azure Data Lake design. </w:t>
      </w:r>
      <w:r w:rsidR="00DA0E04">
        <w:t xml:space="preserve">The </w:t>
      </w:r>
      <w:r w:rsidR="00105EAC">
        <w:t>h</w:t>
      </w:r>
      <w:r w:rsidR="00DA0E04">
        <w:t xml:space="preserve">ierarchy </w:t>
      </w:r>
      <w:r w:rsidR="00105EAC">
        <w:t>should</w:t>
      </w:r>
      <w:r w:rsidR="00DA0E04">
        <w:t xml:space="preserve"> be straight-forward to use programmatically and be human </w:t>
      </w:r>
      <w:r w:rsidR="00105EAC">
        <w:t xml:space="preserve">readable. </w:t>
      </w:r>
      <w:r w:rsidR="00323872">
        <w:t xml:space="preserve">Considerations </w:t>
      </w:r>
      <w:r w:rsidR="00C8792E">
        <w:t xml:space="preserve">and best practices </w:t>
      </w:r>
      <w:r w:rsidR="00323872">
        <w:t xml:space="preserve">in </w:t>
      </w:r>
      <w:r w:rsidR="00160B38">
        <w:t xml:space="preserve">designing </w:t>
      </w:r>
      <w:r w:rsidR="00E524AA">
        <w:t>a hierarchy</w:t>
      </w:r>
      <w:r w:rsidR="00D0622D">
        <w:t xml:space="preserve"> include:</w:t>
      </w:r>
    </w:p>
    <w:p w14:paraId="16C7B60F" w14:textId="38E95989" w:rsidR="005474E8" w:rsidRDefault="003740FD" w:rsidP="003740FD">
      <w:pPr>
        <w:pStyle w:val="ListParagraph"/>
        <w:numPr>
          <w:ilvl w:val="0"/>
          <w:numId w:val="20"/>
        </w:numPr>
      </w:pPr>
      <w:r>
        <w:t>E</w:t>
      </w:r>
      <w:r w:rsidR="00D0622D" w:rsidRPr="00D0622D">
        <w:t xml:space="preserve">ase of data discovery &amp; retrieval – will one type of structure make more sense? </w:t>
      </w:r>
    </w:p>
    <w:p w14:paraId="7422F71E" w14:textId="77777777" w:rsidR="00633CE7" w:rsidRDefault="00D0622D" w:rsidP="003740FD">
      <w:pPr>
        <w:pStyle w:val="ListParagraph"/>
        <w:numPr>
          <w:ilvl w:val="0"/>
          <w:numId w:val="20"/>
        </w:numPr>
      </w:pPr>
      <w:r w:rsidRPr="00D0622D">
        <w:t>Focus on security implications early – what data redundancy is allowed in exchange for security</w:t>
      </w:r>
    </w:p>
    <w:p w14:paraId="64F6F76B" w14:textId="3BBB75A0" w:rsidR="00633CE7" w:rsidRPr="003740FD" w:rsidRDefault="00D0622D" w:rsidP="003740FD">
      <w:pPr>
        <w:pStyle w:val="ListParagraph"/>
        <w:numPr>
          <w:ilvl w:val="0"/>
          <w:numId w:val="20"/>
        </w:numPr>
      </w:pPr>
      <w:r w:rsidRPr="00D0622D">
        <w:t xml:space="preserve">Include data lineage &amp; relevant metadata with the data file itself whenever possible (ex: columns indicating source system where the data originated, source date, processed date, </w:t>
      </w:r>
      <w:proofErr w:type="spellStart"/>
      <w:r w:rsidRPr="00D0622D">
        <w:t>etc</w:t>
      </w:r>
      <w:proofErr w:type="spellEnd"/>
      <w:r w:rsidRPr="00D0622D">
        <w:t xml:space="preserve">) </w:t>
      </w:r>
    </w:p>
    <w:p w14:paraId="6D85E207" w14:textId="77777777" w:rsidR="00633CE7" w:rsidRDefault="00D0622D" w:rsidP="003740FD">
      <w:pPr>
        <w:pStyle w:val="ListParagraph"/>
        <w:numPr>
          <w:ilvl w:val="0"/>
          <w:numId w:val="20"/>
        </w:numPr>
      </w:pPr>
      <w:r w:rsidRPr="00D0622D">
        <w:t>Include the time element in both the folder structure &amp; the file name</w:t>
      </w:r>
    </w:p>
    <w:p w14:paraId="6CB1E654" w14:textId="4468655D" w:rsidR="00633CE7" w:rsidRPr="003740FD" w:rsidRDefault="00D0622D" w:rsidP="003740FD">
      <w:pPr>
        <w:pStyle w:val="ListParagraph"/>
        <w:numPr>
          <w:ilvl w:val="0"/>
          <w:numId w:val="20"/>
        </w:numPr>
      </w:pPr>
      <w:r w:rsidRPr="00D0622D">
        <w:t xml:space="preserve">Be liberal yet disciplined with folder structure (lots of nests are ok) </w:t>
      </w:r>
    </w:p>
    <w:p w14:paraId="12407D81" w14:textId="54ED8547" w:rsidR="00D0622D" w:rsidRDefault="00D0622D" w:rsidP="003740FD">
      <w:pPr>
        <w:pStyle w:val="ListParagraph"/>
        <w:numPr>
          <w:ilvl w:val="0"/>
          <w:numId w:val="20"/>
        </w:numPr>
      </w:pPr>
      <w:r w:rsidRPr="00D0622D">
        <w:t xml:space="preserve">Clearly separate out the zones so governance &amp; policies can be applied separately </w:t>
      </w:r>
    </w:p>
    <w:p w14:paraId="371EDA66" w14:textId="338E8256" w:rsidR="006B5F07" w:rsidRDefault="009A4CAB" w:rsidP="003740FD">
      <w:pPr>
        <w:ind w:left="0"/>
      </w:pPr>
      <w:r>
        <w:t xml:space="preserve">Common parameters </w:t>
      </w:r>
      <w:r w:rsidR="000473B5">
        <w:t>used to organize data include:</w:t>
      </w:r>
    </w:p>
    <w:p w14:paraId="7D2AEF6F" w14:textId="53E8FC0F" w:rsidR="000473B5" w:rsidRDefault="000473B5" w:rsidP="003740FD">
      <w:pPr>
        <w:pStyle w:val="ListParagraph"/>
        <w:numPr>
          <w:ilvl w:val="0"/>
          <w:numId w:val="20"/>
        </w:numPr>
      </w:pPr>
      <w:r>
        <w:t>Time Partitioning (Year, Month, Day</w:t>
      </w:r>
      <w:r w:rsidR="006D7F96">
        <w:t>, Hour, Minute)</w:t>
      </w:r>
    </w:p>
    <w:p w14:paraId="2C1ABC5E" w14:textId="5925D86A" w:rsidR="006D7F96" w:rsidRDefault="006D7F96" w:rsidP="003740FD">
      <w:pPr>
        <w:pStyle w:val="ListParagraph"/>
        <w:numPr>
          <w:ilvl w:val="0"/>
          <w:numId w:val="20"/>
        </w:numPr>
      </w:pPr>
      <w:r>
        <w:t>Subject Area</w:t>
      </w:r>
    </w:p>
    <w:p w14:paraId="1BEC3194" w14:textId="2536736D" w:rsidR="006D7F96" w:rsidRDefault="006D7F96" w:rsidP="003740FD">
      <w:pPr>
        <w:pStyle w:val="ListParagraph"/>
        <w:numPr>
          <w:ilvl w:val="0"/>
          <w:numId w:val="20"/>
        </w:numPr>
      </w:pPr>
      <w:r>
        <w:lastRenderedPageBreak/>
        <w:t>Security Boundary (Department, Business Unit, etc.)</w:t>
      </w:r>
    </w:p>
    <w:p w14:paraId="34F6E880" w14:textId="01F63DF5" w:rsidR="006D7F96" w:rsidRDefault="006D7F96" w:rsidP="003740FD">
      <w:pPr>
        <w:pStyle w:val="ListParagraph"/>
        <w:numPr>
          <w:ilvl w:val="0"/>
          <w:numId w:val="20"/>
        </w:numPr>
      </w:pPr>
      <w:r>
        <w:t>Downstream Application / Purpose</w:t>
      </w:r>
    </w:p>
    <w:p w14:paraId="5EB39B6C" w14:textId="524E2C62" w:rsidR="00880617" w:rsidRDefault="00880617" w:rsidP="003740FD">
      <w:pPr>
        <w:pStyle w:val="ListParagraph"/>
        <w:numPr>
          <w:ilvl w:val="0"/>
          <w:numId w:val="20"/>
        </w:numPr>
      </w:pPr>
      <w:r>
        <w:t>Retention Policy (</w:t>
      </w:r>
      <w:r w:rsidR="00C16AAF">
        <w:t xml:space="preserve">Temporary, Permanent, </w:t>
      </w:r>
      <w:r w:rsidR="00612F5D">
        <w:t>Project Lifetime, Legal hold period…)</w:t>
      </w:r>
    </w:p>
    <w:p w14:paraId="1C099960" w14:textId="528ACE2B" w:rsidR="00612F5D" w:rsidRDefault="00612F5D" w:rsidP="003740FD">
      <w:pPr>
        <w:pStyle w:val="ListParagraph"/>
        <w:numPr>
          <w:ilvl w:val="0"/>
          <w:numId w:val="20"/>
        </w:numPr>
      </w:pPr>
      <w:r>
        <w:t>Business Impact</w:t>
      </w:r>
      <w:r w:rsidR="00EC5122">
        <w:t xml:space="preserve"> / Criticality</w:t>
      </w:r>
      <w:r>
        <w:t xml:space="preserve"> (</w:t>
      </w:r>
      <w:r w:rsidR="00EC5122">
        <w:t>High, Med, Low, …)</w:t>
      </w:r>
    </w:p>
    <w:p w14:paraId="70394FBC" w14:textId="0EBE46A0" w:rsidR="00EC5122" w:rsidRDefault="00EC5122" w:rsidP="003740FD">
      <w:pPr>
        <w:pStyle w:val="ListParagraph"/>
        <w:numPr>
          <w:ilvl w:val="0"/>
          <w:numId w:val="20"/>
        </w:numPr>
      </w:pPr>
      <w:r>
        <w:t xml:space="preserve">Owner / Steward / SME </w:t>
      </w:r>
    </w:p>
    <w:p w14:paraId="34A82E8F" w14:textId="63C6140B" w:rsidR="009910CC" w:rsidRDefault="009910CC" w:rsidP="003740FD">
      <w:pPr>
        <w:pStyle w:val="ListParagraph"/>
        <w:numPr>
          <w:ilvl w:val="0"/>
          <w:numId w:val="20"/>
        </w:numPr>
      </w:pPr>
      <w:r>
        <w:t>Probability of Data Access</w:t>
      </w:r>
    </w:p>
    <w:p w14:paraId="40FBD392" w14:textId="69D9940A" w:rsidR="0012557A" w:rsidRDefault="0012557A" w:rsidP="003740FD">
      <w:pPr>
        <w:pStyle w:val="ListParagraph"/>
        <w:numPr>
          <w:ilvl w:val="0"/>
          <w:numId w:val="20"/>
        </w:numPr>
      </w:pPr>
      <w:r>
        <w:t>Confidentiality (Public, Internal Only, Supplier</w:t>
      </w:r>
      <w:r w:rsidR="006B29CE">
        <w:t xml:space="preserve"> Confidential, PII, </w:t>
      </w:r>
      <w:proofErr w:type="spellStart"/>
      <w:r w:rsidR="006B29CE">
        <w:t>etc</w:t>
      </w:r>
      <w:proofErr w:type="spellEnd"/>
      <w:r w:rsidR="006B29CE">
        <w:t>)</w:t>
      </w:r>
    </w:p>
    <w:p w14:paraId="65803175" w14:textId="5B87647D" w:rsidR="00880617" w:rsidRDefault="00F75FA5" w:rsidP="003740FD">
      <w:pPr>
        <w:ind w:left="0"/>
        <w:rPr>
          <w:noProof/>
        </w:rPr>
      </w:pPr>
      <w:r>
        <w:t>O</w:t>
      </w:r>
      <w:r w:rsidR="006B1021">
        <w:t xml:space="preserve">f the many possibilities </w:t>
      </w:r>
      <w:r w:rsidR="00157906">
        <w:t xml:space="preserve">for a file hierarchy </w:t>
      </w:r>
      <w:r w:rsidR="006B1021">
        <w:t>one is sho</w:t>
      </w:r>
      <w:r w:rsidR="00504012">
        <w:t>wn</w:t>
      </w:r>
      <w:r w:rsidR="003740FD">
        <w:t>:</w:t>
      </w:r>
      <w:r w:rsidR="00F74810" w:rsidRPr="00F74810">
        <w:rPr>
          <w:noProof/>
        </w:rPr>
        <w:t xml:space="preserve"> </w:t>
      </w:r>
      <w:r w:rsidR="00F74810" w:rsidRPr="00F74810">
        <w:rPr>
          <w:noProof/>
        </w:rPr>
        <w:drawing>
          <wp:inline distT="0" distB="0" distL="0" distR="0" wp14:anchorId="72A00295" wp14:editId="22889619">
            <wp:extent cx="6040755" cy="28746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40755" cy="2874645"/>
                    </a:xfrm>
                    <a:prstGeom prst="rect">
                      <a:avLst/>
                    </a:prstGeom>
                  </pic:spPr>
                </pic:pic>
              </a:graphicData>
            </a:graphic>
          </wp:inline>
        </w:drawing>
      </w:r>
    </w:p>
    <w:p w14:paraId="5897E18C" w14:textId="3AD72D7D" w:rsidR="00446DE7" w:rsidRDefault="00446DE7" w:rsidP="003740FD">
      <w:pPr>
        <w:ind w:left="0"/>
      </w:pPr>
      <w:r>
        <w:t xml:space="preserve">Note that the organization is different </w:t>
      </w:r>
      <w:r w:rsidR="0081650F">
        <w:t>across</w:t>
      </w:r>
      <w:r>
        <w:t xml:space="preserve"> two zones. In the Raw zone </w:t>
      </w:r>
      <w:r w:rsidR="00AD4FC6">
        <w:t>Data Source</w:t>
      </w:r>
      <w:r w:rsidR="002228B1">
        <w:t xml:space="preserve"> is </w:t>
      </w:r>
      <w:r w:rsidR="0081650F">
        <w:t>a partition</w:t>
      </w:r>
      <w:r w:rsidR="002228B1">
        <w:t xml:space="preserve">, a backwards looking </w:t>
      </w:r>
      <w:r w:rsidR="001026C3">
        <w:t>partition. In the Curated Zone a forward</w:t>
      </w:r>
      <w:r w:rsidR="0081650F">
        <w:t>-</w:t>
      </w:r>
      <w:r w:rsidR="001026C3">
        <w:t xml:space="preserve">looking partition, Purpose, is at a high </w:t>
      </w:r>
      <w:r w:rsidR="00C13CAE">
        <w:t>level</w:t>
      </w:r>
      <w:r w:rsidR="0081650F">
        <w:t xml:space="preserve">. </w:t>
      </w:r>
      <w:r w:rsidR="0007595C">
        <w:t>Full file paths look like:</w:t>
      </w:r>
    </w:p>
    <w:p w14:paraId="6BF8E328" w14:textId="681FE258" w:rsidR="0007595C" w:rsidRDefault="002040CA" w:rsidP="006B5F07">
      <w:r>
        <w:t>/&lt;Zone&gt;/</w:t>
      </w:r>
      <w:r w:rsidR="00F70506">
        <w:t>&lt;Subject Area</w:t>
      </w:r>
      <w:r w:rsidR="00363A2B">
        <w:t>&gt;/&lt;Data Source&gt;/&lt;Object&gt;/&lt;Date Loaded&gt;/</w:t>
      </w:r>
      <w:r w:rsidR="001D070E">
        <w:t>&lt;Files(s)</w:t>
      </w:r>
      <w:r w:rsidR="00C96219">
        <w:t>&gt;</w:t>
      </w:r>
    </w:p>
    <w:p w14:paraId="7A851280" w14:textId="7335EB5F" w:rsidR="00C301F9" w:rsidRDefault="00C301F9" w:rsidP="006B5F07">
      <w:r>
        <w:t>/raw/sales/salesforce/customerContacts/201</w:t>
      </w:r>
      <w:r w:rsidR="000578B1">
        <w:t>8/01/01/custContact_</w:t>
      </w:r>
      <w:r w:rsidR="006E5A40">
        <w:t>201</w:t>
      </w:r>
      <w:r w:rsidR="00934199">
        <w:t>8</w:t>
      </w:r>
      <w:r w:rsidR="006E5A40">
        <w:t>_01_01.txt</w:t>
      </w:r>
    </w:p>
    <w:p w14:paraId="1EE489E7" w14:textId="29FACAA2" w:rsidR="006E5A40" w:rsidRDefault="006E5A40" w:rsidP="006B5F07">
      <w:r>
        <w:t>/&lt;Zone&gt;/&lt;</w:t>
      </w:r>
      <w:r w:rsidR="001B61C3">
        <w:t>Purpose&gt;/</w:t>
      </w:r>
      <w:r w:rsidR="00B81EC2">
        <w:t>&lt;Type&gt;/&lt;Date&gt;/&lt;</w:t>
      </w:r>
      <w:r w:rsidR="00C96219">
        <w:t>File(s)&gt;</w:t>
      </w:r>
    </w:p>
    <w:p w14:paraId="153C8085" w14:textId="2652F6F5" w:rsidR="00B5231C" w:rsidRPr="00D21D75" w:rsidRDefault="00B5231C" w:rsidP="006B5F07">
      <w:r>
        <w:t>/curated/</w:t>
      </w:r>
      <w:r w:rsidR="00AC5FE2">
        <w:t>salesTrendingAnalysis/summarized/</w:t>
      </w:r>
      <w:r w:rsidR="00934199">
        <w:t>2018/01/salesTrend_2018_</w:t>
      </w:r>
      <w:r w:rsidR="006A426F">
        <w:t>01_01.txt</w:t>
      </w:r>
    </w:p>
    <w:p w14:paraId="71DEB7DD" w14:textId="32204FB2" w:rsidR="00681A6C" w:rsidRDefault="00CA1699">
      <w:pPr>
        <w:pStyle w:val="Heading2"/>
        <w:ind w:left="921" w:hanging="936"/>
      </w:pPr>
      <w:bookmarkStart w:id="106" w:name="_Toc529792874"/>
      <w:r>
        <w:t xml:space="preserve">The Data movement process </w:t>
      </w:r>
      <w:r w:rsidR="00823177">
        <w:t>within the Lake</w:t>
      </w:r>
      <w:bookmarkEnd w:id="106"/>
    </w:p>
    <w:p w14:paraId="08408988" w14:textId="69149C9D" w:rsidR="00681A6C" w:rsidRDefault="00CA1699" w:rsidP="003740FD">
      <w:pPr>
        <w:ind w:left="0"/>
      </w:pPr>
      <w:r>
        <w:t xml:space="preserve">The processes taking data from the </w:t>
      </w:r>
      <w:r w:rsidRPr="003740FD">
        <w:t>Landing Zone</w:t>
      </w:r>
      <w:r>
        <w:t xml:space="preserve"> to the </w:t>
      </w:r>
      <w:r w:rsidRPr="003740FD">
        <w:t>Publish</w:t>
      </w:r>
      <w:r>
        <w:t xml:space="preserve"> and </w:t>
      </w:r>
      <w:r w:rsidRPr="003740FD">
        <w:t>Analytics</w:t>
      </w:r>
      <w:r>
        <w:t xml:space="preserve"> areas are mostly ordinary </w:t>
      </w:r>
      <w:r w:rsidRPr="003740FD">
        <w:t>E</w:t>
      </w:r>
      <w:r>
        <w:t>xtract-</w:t>
      </w:r>
      <w:r w:rsidRPr="003740FD">
        <w:t>T</w:t>
      </w:r>
      <w:r>
        <w:t>ransform-</w:t>
      </w:r>
      <w:r w:rsidRPr="003740FD">
        <w:t>L</w:t>
      </w:r>
      <w:r>
        <w:t>oad processes.</w:t>
      </w:r>
      <w:r w:rsidR="00AC078C">
        <w:t xml:space="preserve"> T</w:t>
      </w:r>
      <w:r>
        <w:t>ool</w:t>
      </w:r>
      <w:r w:rsidR="00AC078C">
        <w:t xml:space="preserve">s </w:t>
      </w:r>
      <w:r>
        <w:t>for this could be SQL Server Integration Services (SSIS</w:t>
      </w:r>
      <w:r w:rsidR="00C36069">
        <w:t>)</w:t>
      </w:r>
      <w:r w:rsidR="00AC078C">
        <w:t xml:space="preserve">, Databricks, Hive, etc. </w:t>
      </w:r>
      <w:r>
        <w:t xml:space="preserve">Even though such products often work with many different sources and targets, the only </w:t>
      </w:r>
      <w:r w:rsidRPr="003740FD">
        <w:t xml:space="preserve">allowed </w:t>
      </w:r>
      <w:r>
        <w:t xml:space="preserve">source and target in this scenario is the Data Lake itself. </w:t>
      </w:r>
    </w:p>
    <w:p w14:paraId="2EE8DDC8" w14:textId="19042339" w:rsidR="00681A6C" w:rsidRDefault="00CA1699" w:rsidP="003740FD">
      <w:pPr>
        <w:ind w:left="0"/>
      </w:pPr>
      <w:r>
        <w:lastRenderedPageBreak/>
        <w:t xml:space="preserve">If data must travel further from the Publish or Analytics Area the ETL process often come in play again, but in this case of course there is only one restriction on source, that is the Data Lake, whereas the targets can be any storage layer suitable for the end-purpose – very often being a relational database working as a Data Warehouse/Data Mart. </w:t>
      </w:r>
      <w:r w:rsidR="00823177">
        <w:t>The movement process can be orchestrated by Azure Data Factory</w:t>
      </w:r>
      <w:r w:rsidR="00F85E51">
        <w:t>.</w:t>
      </w:r>
    </w:p>
    <w:p w14:paraId="3690FE0D" w14:textId="77777777" w:rsidR="00681A6C" w:rsidRDefault="00CA1699">
      <w:pPr>
        <w:pStyle w:val="Heading2"/>
        <w:ind w:left="921" w:hanging="936"/>
      </w:pPr>
      <w:bookmarkStart w:id="107" w:name="_Toc529792875"/>
      <w:r>
        <w:t>Archiving</w:t>
      </w:r>
      <w:bookmarkEnd w:id="107"/>
      <w:r>
        <w:t xml:space="preserve"> </w:t>
      </w:r>
    </w:p>
    <w:p w14:paraId="736EFBA1" w14:textId="7BE6E63B" w:rsidR="00681A6C" w:rsidRDefault="00CA1699" w:rsidP="003740FD">
      <w:pPr>
        <w:ind w:left="0"/>
      </w:pPr>
      <w:r>
        <w:t xml:space="preserve">Data in the Landing Zone can (should) be archived when Data Lake functionality is no longer required – please refer to Figure 2. Archiving can be done to Azure Blob storage </w:t>
      </w:r>
      <w:r w:rsidR="00D2377E">
        <w:t xml:space="preserve">The Azure Blob storage offers four levels of storage: Hot, Warm, Cold, and Archive. </w:t>
      </w:r>
      <w:r w:rsidR="00110FF3">
        <w:t xml:space="preserve">Or within the Lake itself with </w:t>
      </w:r>
      <w:r w:rsidR="00D2377E">
        <w:t>four levels of storage and geographic redundancy. Orchestration would be performed by Azure Data Factory</w:t>
      </w:r>
    </w:p>
    <w:p w14:paraId="03B85790" w14:textId="7D469987" w:rsidR="00F61EB5" w:rsidRDefault="00F20CCE" w:rsidP="003740FD">
      <w:pPr>
        <w:ind w:left="0"/>
      </w:pPr>
      <w:r>
        <w:t>The usual considerations for Archiving data apply. Legal Holds, how often the data is used</w:t>
      </w:r>
      <w:r w:rsidR="00E248C4">
        <w:t>, data retention standards, etc.</w:t>
      </w:r>
    </w:p>
    <w:p w14:paraId="283B80A8" w14:textId="77777777" w:rsidR="00F61EB5" w:rsidRDefault="00F61EB5">
      <w:pPr>
        <w:spacing w:after="160" w:line="259" w:lineRule="auto"/>
        <w:ind w:left="0" w:firstLine="0"/>
      </w:pPr>
      <w:r>
        <w:br w:type="page"/>
      </w:r>
    </w:p>
    <w:p w14:paraId="5203DD65" w14:textId="09ADEDFD" w:rsidR="00681A6C" w:rsidRDefault="00CA1699">
      <w:pPr>
        <w:pStyle w:val="Heading1"/>
        <w:ind w:left="921" w:hanging="936"/>
      </w:pPr>
      <w:bookmarkStart w:id="108" w:name="_Toc529792876"/>
      <w:r>
        <w:lastRenderedPageBreak/>
        <w:t>The security model of Azure Data Lake</w:t>
      </w:r>
      <w:bookmarkEnd w:id="108"/>
      <w:r>
        <w:t xml:space="preserve"> </w:t>
      </w:r>
    </w:p>
    <w:p w14:paraId="5237AE0D" w14:textId="20C0F610" w:rsidR="00742DAB" w:rsidRPr="00742DAB" w:rsidRDefault="001E31DD" w:rsidP="001E31DD">
      <w:pPr>
        <w:pStyle w:val="Heading2"/>
      </w:pPr>
      <w:bookmarkStart w:id="109" w:name="_Toc529792877"/>
      <w:r>
        <w:t>Access</w:t>
      </w:r>
      <w:r w:rsidR="00123CCD">
        <w:t xml:space="preserve"> Control</w:t>
      </w:r>
      <w:bookmarkEnd w:id="109"/>
    </w:p>
    <w:p w14:paraId="3C38F759" w14:textId="0BE0D257" w:rsidR="00681A6C" w:rsidRDefault="00CA1699" w:rsidP="000505FE">
      <w:pPr>
        <w:ind w:left="0"/>
      </w:pPr>
      <w:r>
        <w:t>To be able to handle the processes and structures described in chapter 4</w:t>
      </w:r>
      <w:r w:rsidR="003740FD">
        <w:t>,</w:t>
      </w:r>
      <w:r>
        <w:t xml:space="preserve"> a combination of </w:t>
      </w:r>
      <w:r w:rsidR="000505FE">
        <w:t xml:space="preserve">identities, </w:t>
      </w:r>
      <w:r w:rsidR="006D18F5">
        <w:t xml:space="preserve">standard </w:t>
      </w:r>
      <w:r w:rsidR="00864404">
        <w:t>users, groups, superusers, and service princip</w:t>
      </w:r>
      <w:r w:rsidR="008E1FC1">
        <w:t xml:space="preserve">als </w:t>
      </w:r>
      <w:r w:rsidR="00864404">
        <w:t>are allowed access</w:t>
      </w:r>
      <w:r w:rsidR="000505FE">
        <w:t>.</w:t>
      </w:r>
      <w:r w:rsidR="00864404">
        <w:t xml:space="preserve"> </w:t>
      </w:r>
      <w:r>
        <w:t xml:space="preserve">On Figure 5 </w:t>
      </w:r>
      <w:r w:rsidR="00C07C33">
        <w:t>you will find a typical mapping of these identities to the logical zones.</w:t>
      </w:r>
    </w:p>
    <w:p w14:paraId="7BA14B47" w14:textId="3C31C074" w:rsidR="00FE522A" w:rsidRDefault="00FE522A" w:rsidP="00CD308B">
      <w:pPr>
        <w:pStyle w:val="Heading2"/>
      </w:pPr>
      <w:bookmarkStart w:id="110" w:name="_Toc529792878"/>
      <w:r>
        <w:t>ACLs and POSIX</w:t>
      </w:r>
      <w:bookmarkEnd w:id="110"/>
    </w:p>
    <w:p w14:paraId="5BB0FF80" w14:textId="120A9CC8" w:rsidR="002E17F1" w:rsidRPr="002E17F1" w:rsidRDefault="002E17F1" w:rsidP="009355AE">
      <w:pPr>
        <w:rPr>
          <w:b/>
        </w:rPr>
      </w:pPr>
      <w:r w:rsidRPr="002E17F1">
        <w:rPr>
          <w:rStyle w:val="Strong"/>
          <w:b w:val="0"/>
        </w:rPr>
        <w:t>Data Lake supports a superset of POSIX permissions</w:t>
      </w:r>
      <w:r w:rsidRPr="002E17F1">
        <w:rPr>
          <w:b/>
          <w:shd w:val="clear" w:color="auto" w:fill="FFFFFF"/>
        </w:rPr>
        <w:t xml:space="preserve">: </w:t>
      </w:r>
      <w:r w:rsidRPr="002E17F1">
        <w:rPr>
          <w:shd w:val="clear" w:color="auto" w:fill="FFFFFF"/>
        </w:rPr>
        <w:t>The security model for Data Lake Gen2 supports ACL and POSIX permissions along with some extra granularity specific to Data Lake Storage Gen2. Settings may be configured through admin tools or through frameworks like Hive and Spark</w:t>
      </w:r>
      <w:r w:rsidR="00DD4A1A">
        <w:rPr>
          <w:shd w:val="clear" w:color="auto" w:fill="FFFFFF"/>
        </w:rPr>
        <w:t>.</w:t>
      </w:r>
    </w:p>
    <w:p w14:paraId="01416EA0" w14:textId="5BAC4A0A" w:rsidR="00CD308B" w:rsidRDefault="00CD308B" w:rsidP="00CD308B">
      <w:pPr>
        <w:pStyle w:val="Heading2"/>
      </w:pPr>
      <w:bookmarkStart w:id="111" w:name="_Toc529792879"/>
      <w:r>
        <w:t>Encryption</w:t>
      </w:r>
      <w:bookmarkEnd w:id="111"/>
    </w:p>
    <w:p w14:paraId="0BAD19FD" w14:textId="516C6BBB" w:rsidR="00CD308B" w:rsidRDefault="00C738A8" w:rsidP="00DF123E">
      <w:pPr>
        <w:pStyle w:val="Heading2"/>
        <w:numPr>
          <w:ilvl w:val="1"/>
          <w:numId w:val="27"/>
        </w:numPr>
      </w:pPr>
      <w:bookmarkStart w:id="112" w:name="_Toc529792880"/>
      <w:r>
        <w:t xml:space="preserve">Encryption in </w:t>
      </w:r>
      <w:r w:rsidR="003D5FA5">
        <w:t>Transit</w:t>
      </w:r>
      <w:bookmarkEnd w:id="112"/>
    </w:p>
    <w:p w14:paraId="60C0B605" w14:textId="065710E0" w:rsidR="00CF2D93" w:rsidRDefault="003D5FA5" w:rsidP="00F61EB5">
      <w:pPr>
        <w:ind w:left="0"/>
      </w:pPr>
      <w:r>
        <w:t>Data</w:t>
      </w:r>
      <w:r w:rsidR="00CF2D93">
        <w:t xml:space="preserve"> in </w:t>
      </w:r>
      <w:r>
        <w:t>Transit</w:t>
      </w:r>
      <w:r w:rsidR="00CF2D93">
        <w:t xml:space="preserve"> in Azure Data Lake Store is </w:t>
      </w:r>
      <w:r>
        <w:t xml:space="preserve">always </w:t>
      </w:r>
      <w:r w:rsidR="008B0FC8">
        <w:t>encrypted</w:t>
      </w:r>
      <w:r w:rsidR="00B65155">
        <w:t xml:space="preserve"> by HTTPS.</w:t>
      </w:r>
      <w:r w:rsidR="00737F84">
        <w:t xml:space="preserve"> </w:t>
      </w:r>
      <w:r w:rsidR="00C73DF8">
        <w:t xml:space="preserve">There is no option to disable this encryption. </w:t>
      </w:r>
      <w:r w:rsidR="00AD6477">
        <w:t>HTTPS is the only protocol support by the</w:t>
      </w:r>
      <w:r w:rsidR="00C73DF8">
        <w:t xml:space="preserve"> ADLS REST </w:t>
      </w:r>
      <w:r w:rsidR="00AD6477">
        <w:t>interfaces.</w:t>
      </w:r>
    </w:p>
    <w:p w14:paraId="552F0963" w14:textId="393818C9" w:rsidR="000C2A5A" w:rsidRDefault="000C2A5A" w:rsidP="00680754">
      <w:pPr>
        <w:pStyle w:val="Heading2"/>
        <w:numPr>
          <w:ilvl w:val="1"/>
          <w:numId w:val="27"/>
        </w:numPr>
      </w:pPr>
      <w:bookmarkStart w:id="113" w:name="_Toc529792881"/>
      <w:r>
        <w:t>Encryption at Rest</w:t>
      </w:r>
      <w:bookmarkEnd w:id="113"/>
    </w:p>
    <w:p w14:paraId="4753B530" w14:textId="5BF02B43" w:rsidR="007E7EA4" w:rsidRPr="00F61EB5" w:rsidRDefault="007E7EA4" w:rsidP="00F61EB5">
      <w:pPr>
        <w:ind w:left="0"/>
      </w:pPr>
      <w:r>
        <w:t xml:space="preserve">Data at Rest in Azure Data Lake Store is </w:t>
      </w:r>
      <w:r w:rsidR="004650E2">
        <w:t>on</w:t>
      </w:r>
      <w:r w:rsidR="00A6537B">
        <w:t>-</w:t>
      </w:r>
      <w:r w:rsidR="004650E2">
        <w:t>by</w:t>
      </w:r>
      <w:r w:rsidR="00A6537B">
        <w:t>-</w:t>
      </w:r>
      <w:r>
        <w:t>default</w:t>
      </w:r>
      <w:r w:rsidR="004650E2">
        <w:t xml:space="preserve"> transparent encryption</w:t>
      </w:r>
      <w:r w:rsidR="005B38FB">
        <w:t xml:space="preserve">. </w:t>
      </w:r>
      <w:r w:rsidR="00A6537B">
        <w:t xml:space="preserve">There is no option to disable this encryption. </w:t>
      </w:r>
      <w:r w:rsidR="00D103CB">
        <w:t xml:space="preserve">Upon account creation, a choice is made between service managed keys or customer </w:t>
      </w:r>
      <w:r w:rsidR="00901D69">
        <w:t>managed keys.</w:t>
      </w:r>
      <w:r w:rsidR="00D94C20">
        <w:t xml:space="preserve"> With either choice, the Master Encryption Key is secured in Azure Key Vault.</w:t>
      </w:r>
      <w:r w:rsidR="00070F20">
        <w:t xml:space="preserve"> </w:t>
      </w:r>
      <w:r w:rsidR="00070F20" w:rsidRPr="00F61EB5">
        <w:t xml:space="preserve">All data written to the Azure storage platform is encrypted through 256-bit </w:t>
      </w:r>
      <w:hyperlink r:id="rId35" w:history="1">
        <w:r w:rsidR="00070F20" w:rsidRPr="00F61EB5">
          <w:t>AES encryption</w:t>
        </w:r>
      </w:hyperlink>
      <w:r w:rsidR="00070F20" w:rsidRPr="00F61EB5">
        <w:t>, one of the strongest block ciphers available.</w:t>
      </w:r>
      <w:r w:rsidR="00C83514" w:rsidRPr="00F61EB5">
        <w:t xml:space="preserve"> All </w:t>
      </w:r>
      <w:r w:rsidR="003D7910" w:rsidRPr="00F61EB5">
        <w:t>redundant</w:t>
      </w:r>
      <w:r w:rsidR="00C83514" w:rsidRPr="00F61EB5">
        <w:t xml:space="preserve"> copies </w:t>
      </w:r>
      <w:r w:rsidR="003D7910" w:rsidRPr="00F61EB5">
        <w:t xml:space="preserve">of data </w:t>
      </w:r>
      <w:r w:rsidR="000574ED" w:rsidRPr="00F61EB5">
        <w:t xml:space="preserve">are encrypted and all </w:t>
      </w:r>
      <w:r w:rsidR="00C83514" w:rsidRPr="00F61EB5">
        <w:t>re</w:t>
      </w:r>
      <w:r w:rsidR="003D7910" w:rsidRPr="00F61EB5">
        <w:t xml:space="preserve">dundancy options are </w:t>
      </w:r>
      <w:r w:rsidR="000574ED" w:rsidRPr="00F61EB5">
        <w:t>supported.</w:t>
      </w:r>
      <w:r w:rsidR="00DF6FC5" w:rsidRPr="00F61EB5">
        <w:t xml:space="preserve"> Storage Service Encryption is FIPS 140-2 compliant.</w:t>
      </w:r>
    </w:p>
    <w:p w14:paraId="27B88667" w14:textId="1B5E9CD5" w:rsidR="00A50FCE" w:rsidRPr="00F61EB5" w:rsidRDefault="00A50FCE" w:rsidP="00553758">
      <w:pPr>
        <w:pStyle w:val="Heading2"/>
        <w:numPr>
          <w:ilvl w:val="1"/>
          <w:numId w:val="28"/>
        </w:numPr>
      </w:pPr>
      <w:bookmarkStart w:id="114" w:name="_Toc529792882"/>
      <w:r w:rsidRPr="00F61EB5">
        <w:t>Vnet Service Endpoint</w:t>
      </w:r>
      <w:r w:rsidR="009635B3" w:rsidRPr="00F61EB5">
        <w:t xml:space="preserve"> (Confirm that this is V2 ready)</w:t>
      </w:r>
      <w:bookmarkEnd w:id="114"/>
    </w:p>
    <w:p w14:paraId="0D97F41A" w14:textId="16691D95" w:rsidR="00217AFC" w:rsidRPr="00F61EB5" w:rsidRDefault="00217AFC" w:rsidP="00F61EB5">
      <w:pPr>
        <w:ind w:left="0"/>
      </w:pPr>
      <w:r w:rsidRPr="00F61EB5">
        <w:t>Storage accounts</w:t>
      </w:r>
      <w:r w:rsidR="00B560F5">
        <w:t xml:space="preserve">, including the Data Lake </w:t>
      </w:r>
      <w:r w:rsidRPr="00F61EB5">
        <w:t xml:space="preserve">can be configured to allow access only from specific Azure Virtual Networks. </w:t>
      </w:r>
    </w:p>
    <w:p w14:paraId="2DD29B76" w14:textId="288F4ABD" w:rsidR="00067D77" w:rsidRDefault="00217AFC" w:rsidP="00DD4A1A">
      <w:pPr>
        <w:ind w:left="0"/>
      </w:pPr>
      <w:r w:rsidRPr="00F61EB5">
        <w:t xml:space="preserve">By enabling a </w:t>
      </w:r>
      <w:hyperlink r:id="rId36" w:history="1">
        <w:r w:rsidRPr="00F61EB5">
          <w:t>Service Endpoint</w:t>
        </w:r>
      </w:hyperlink>
      <w:r w:rsidRPr="00F61EB5">
        <w:t xml:space="preserve"> for Azure Storage within the Virtual Network, traffic is ensured an optimal route to the Azure Storage service. The identities of the virtual network and the subnet are also transmitted with each request. Administrators can subsequently configure network rules for the Storage account that allow requests to be received from specific subnets in the Virtual Network. Clients granted access via these network rules must continue to meet the authorization requirements of the Storage account to access the data.</w:t>
      </w:r>
    </w:p>
    <w:p w14:paraId="33DEA6CB" w14:textId="77777777" w:rsidR="00681A6C" w:rsidRDefault="00CA1699">
      <w:pPr>
        <w:pStyle w:val="Heading1"/>
        <w:spacing w:after="111"/>
        <w:ind w:left="921" w:hanging="936"/>
      </w:pPr>
      <w:bookmarkStart w:id="115" w:name="_Toc529792883"/>
      <w:r>
        <w:lastRenderedPageBreak/>
        <w:t>The Data Ingestion process</w:t>
      </w:r>
      <w:bookmarkEnd w:id="115"/>
      <w:r>
        <w:t xml:space="preserve"> </w:t>
      </w:r>
    </w:p>
    <w:p w14:paraId="7FB19993" w14:textId="77777777" w:rsidR="00681A6C" w:rsidRDefault="00CA1699">
      <w:pPr>
        <w:spacing w:after="39" w:line="259" w:lineRule="auto"/>
        <w:ind w:left="0" w:right="90" w:firstLine="0"/>
        <w:jc w:val="right"/>
      </w:pPr>
      <w:r>
        <w:rPr>
          <w:noProof/>
        </w:rPr>
        <w:drawing>
          <wp:inline distT="0" distB="0" distL="0" distR="0" wp14:anchorId="5822CEB4" wp14:editId="4A60AA34">
            <wp:extent cx="5943600" cy="2797810"/>
            <wp:effectExtent l="0" t="0" r="0" b="0"/>
            <wp:docPr id="1820" name="Picture 1820"/>
            <wp:cNvGraphicFramePr/>
            <a:graphic xmlns:a="http://schemas.openxmlformats.org/drawingml/2006/main">
              <a:graphicData uri="http://schemas.openxmlformats.org/drawingml/2006/picture">
                <pic:pic xmlns:pic="http://schemas.openxmlformats.org/drawingml/2006/picture">
                  <pic:nvPicPr>
                    <pic:cNvPr id="1820" name="Picture 1820"/>
                    <pic:cNvPicPr/>
                  </pic:nvPicPr>
                  <pic:blipFill>
                    <a:blip r:embed="rId37"/>
                    <a:stretch>
                      <a:fillRect/>
                    </a:stretch>
                  </pic:blipFill>
                  <pic:spPr>
                    <a:xfrm>
                      <a:off x="0" y="0"/>
                      <a:ext cx="5943600" cy="2797810"/>
                    </a:xfrm>
                    <a:prstGeom prst="rect">
                      <a:avLst/>
                    </a:prstGeom>
                  </pic:spPr>
                </pic:pic>
              </a:graphicData>
            </a:graphic>
          </wp:inline>
        </w:drawing>
      </w:r>
      <w:r>
        <w:t xml:space="preserve"> </w:t>
      </w:r>
    </w:p>
    <w:p w14:paraId="5B5DA8D1" w14:textId="77777777" w:rsidR="00681A6C" w:rsidRDefault="00CA1699">
      <w:pPr>
        <w:spacing w:after="139" w:line="265" w:lineRule="auto"/>
        <w:ind w:left="10" w:right="153"/>
        <w:jc w:val="center"/>
      </w:pPr>
      <w:r>
        <w:rPr>
          <w:color w:val="008AC8"/>
          <w:sz w:val="18"/>
        </w:rPr>
        <w:t xml:space="preserve">Figure 7 </w:t>
      </w:r>
    </w:p>
    <w:p w14:paraId="3322430D" w14:textId="77777777" w:rsidR="00681A6C" w:rsidRPr="00F61EB5" w:rsidRDefault="00CA1699" w:rsidP="00F61EB5">
      <w:pPr>
        <w:ind w:left="0"/>
      </w:pPr>
      <w:r w:rsidRPr="00F61EB5">
        <w:t xml:space="preserve">The overall principal for data in the Landing Zone is - as discussed - to store raw data. But to be able to control the ingestion of such raw data in to the Landing Zone the idea is to have a separate service – preferable on a dedicated server (on-premise or cloud based) – that handles 3 different aspects of this process. </w:t>
      </w:r>
    </w:p>
    <w:p w14:paraId="44731D7E" w14:textId="77777777" w:rsidR="00681A6C" w:rsidRPr="00F61EB5" w:rsidRDefault="00CA1699" w:rsidP="00F61EB5">
      <w:pPr>
        <w:ind w:left="0"/>
      </w:pPr>
      <w:r w:rsidRPr="00F61EB5">
        <w:t xml:space="preserve">The first part of the process (Figure 7) is a Gatekeeper function. Here it is controlled whether the process wanting to store data can enter the Landing Zone. This is often a question about user-access rights controlled by the Azure AD. An example could be that the Data Ingestion services provides an ftp-service and the process wanting to ingest data simply must be able to login to this ftp-service. </w:t>
      </w:r>
    </w:p>
    <w:p w14:paraId="0F3F4777" w14:textId="77777777" w:rsidR="00681A6C" w:rsidRPr="00F61EB5" w:rsidRDefault="00CA1699" w:rsidP="00F61EB5">
      <w:pPr>
        <w:ind w:left="0"/>
      </w:pPr>
      <w:r w:rsidRPr="00F61EB5">
        <w:t xml:space="preserve">When access is granted the second part of the process is to validate that the data is actually in accordance with what is expected by the process trying to ingest data. It could be things like file-format, specific headers etc.  </w:t>
      </w:r>
    </w:p>
    <w:p w14:paraId="09A547CC" w14:textId="77777777" w:rsidR="00681A6C" w:rsidRPr="00F61EB5" w:rsidRDefault="00CA1699" w:rsidP="00F61EB5">
      <w:pPr>
        <w:ind w:left="0"/>
      </w:pPr>
      <w:r w:rsidRPr="00F61EB5">
        <w:t xml:space="preserve">The last part of the data ingestion service – which is optional – is to do some standardization. Even though the overall principal is that the Landing Zone contains raw data it might be sensible/convenient at this stage to do some standardization on certain data formats, so that these objects are easier to use cross different data items (files).  </w:t>
      </w:r>
    </w:p>
    <w:p w14:paraId="24C00CFE" w14:textId="77777777" w:rsidR="00681A6C" w:rsidRPr="00F61EB5" w:rsidRDefault="00CA1699" w:rsidP="00F61EB5">
      <w:pPr>
        <w:ind w:left="0"/>
      </w:pPr>
      <w:r w:rsidRPr="00F61EB5">
        <w:t xml:space="preserve">It could be things like conform date formats and time formats (maybe a split of those) and number formats with a conform decimal separator and no thousands separator. </w:t>
      </w:r>
    </w:p>
    <w:p w14:paraId="76BF225E" w14:textId="77777777" w:rsidR="00681A6C" w:rsidRPr="00F61EB5" w:rsidRDefault="00CA1699" w:rsidP="00F61EB5">
      <w:pPr>
        <w:ind w:left="0"/>
      </w:pPr>
      <w:r w:rsidRPr="00F61EB5">
        <w:t xml:space="preserve">On Figure 7 a few examples of services are shown in the “grey box”, which could be used to handle the different functionalities of the Data Ingestion service. </w:t>
      </w:r>
    </w:p>
    <w:p w14:paraId="1D9675E6" w14:textId="77777777" w:rsidR="00681A6C" w:rsidRPr="00F61EB5" w:rsidRDefault="00CA1699" w:rsidP="00F61EB5">
      <w:pPr>
        <w:ind w:left="0"/>
      </w:pPr>
      <w:r w:rsidRPr="00F61EB5">
        <w:lastRenderedPageBreak/>
        <w:t xml:space="preserve">In the gatekeeper function you will probably use a firewall and the Azure AD service to control the “login” process. </w:t>
      </w:r>
    </w:p>
    <w:p w14:paraId="3035B4E0" w14:textId="77777777" w:rsidR="00681A6C" w:rsidRPr="00F61EB5" w:rsidRDefault="00CA1699" w:rsidP="00F61EB5">
      <w:pPr>
        <w:ind w:left="0"/>
      </w:pPr>
      <w:r w:rsidRPr="00F61EB5">
        <w:t xml:space="preserve">For the validation process you could use a database’s schema/table functionality to see if the data can </w:t>
      </w:r>
      <w:proofErr w:type="gramStart"/>
      <w:r w:rsidRPr="00F61EB5">
        <w:t>actually be</w:t>
      </w:r>
      <w:proofErr w:type="gramEnd"/>
      <w:r w:rsidRPr="00F61EB5">
        <w:t xml:space="preserve"> inserted. Also, you might have an ftp service and a file storage for objects that need other kind of validation. </w:t>
      </w:r>
    </w:p>
    <w:p w14:paraId="26675641" w14:textId="402A4639" w:rsidR="00681A6C" w:rsidRPr="00F61EB5" w:rsidRDefault="00CA1699" w:rsidP="00F61EB5">
      <w:pPr>
        <w:ind w:left="0"/>
      </w:pPr>
      <w:r w:rsidRPr="00F61EB5">
        <w:t xml:space="preserve">And for the standardization process you could use Azure Data Factory to do this in the actual cope process – or – if you need a more advanced process SQL Server Integration Service (SSIS) can be used as a “real” ETL tool to accomplish this. </w:t>
      </w:r>
    </w:p>
    <w:p w14:paraId="6564CFAE" w14:textId="77777777" w:rsidR="00681A6C" w:rsidRDefault="00CA1699">
      <w:pPr>
        <w:spacing w:after="0" w:line="259" w:lineRule="auto"/>
        <w:ind w:left="0" w:firstLine="0"/>
      </w:pPr>
      <w:r>
        <w:t xml:space="preserve"> </w:t>
      </w:r>
      <w:r>
        <w:br w:type="page"/>
      </w:r>
    </w:p>
    <w:p w14:paraId="2A416E32" w14:textId="77777777" w:rsidR="00681A6C" w:rsidRDefault="00CA1699">
      <w:pPr>
        <w:pStyle w:val="Heading1"/>
        <w:ind w:left="921" w:hanging="936"/>
      </w:pPr>
      <w:bookmarkStart w:id="116" w:name="_Toc529792884"/>
      <w:r>
        <w:lastRenderedPageBreak/>
        <w:t>Logging</w:t>
      </w:r>
      <w:bookmarkEnd w:id="116"/>
      <w:r>
        <w:t xml:space="preserve"> </w:t>
      </w:r>
    </w:p>
    <w:p w14:paraId="2B2D3C9F" w14:textId="77777777" w:rsidR="00681A6C" w:rsidRDefault="00CA1699" w:rsidP="00067D77">
      <w:pPr>
        <w:ind w:left="0"/>
      </w:pPr>
      <w:r>
        <w:t xml:space="preserve">You can enable diagnostic logging for the Data Lake to collect data access audit trails that provides information such as list of users accessing the data, how frequently the data is accessed, how much data is stored in the account, etc. </w:t>
      </w:r>
    </w:p>
    <w:p w14:paraId="017B6C0B" w14:textId="77777777" w:rsidR="00681A6C" w:rsidRDefault="00CA1699">
      <w:pPr>
        <w:pStyle w:val="Heading2"/>
        <w:ind w:left="921" w:hanging="936"/>
      </w:pPr>
      <w:bookmarkStart w:id="117" w:name="_Toc529792885"/>
      <w:r>
        <w:t>Enable diagnostic logging for your Data Lake</w:t>
      </w:r>
      <w:bookmarkEnd w:id="117"/>
      <w:r>
        <w:rPr>
          <w:rFonts w:ascii="Times New Roman" w:eastAsia="Times New Roman" w:hAnsi="Times New Roman" w:cs="Times New Roman"/>
        </w:rPr>
        <w:t xml:space="preserve"> </w:t>
      </w:r>
    </w:p>
    <w:p w14:paraId="76EC9206" w14:textId="77777777" w:rsidR="00681A6C" w:rsidRDefault="00CA1699">
      <w:pPr>
        <w:ind w:left="-5" w:right="145"/>
      </w:pPr>
      <w:r>
        <w:rPr>
          <w:noProof/>
        </w:rPr>
        <w:drawing>
          <wp:anchor distT="0" distB="0" distL="114300" distR="114300" simplePos="0" relativeHeight="251659264" behindDoc="0" locked="0" layoutInCell="1" allowOverlap="0" wp14:anchorId="3FF82E31" wp14:editId="2F10E16C">
            <wp:simplePos x="0" y="0"/>
            <wp:positionH relativeFrom="column">
              <wp:posOffset>3733495</wp:posOffset>
            </wp:positionH>
            <wp:positionV relativeFrom="paragraph">
              <wp:posOffset>-35718</wp:posOffset>
            </wp:positionV>
            <wp:extent cx="2753995" cy="3800094"/>
            <wp:effectExtent l="0" t="0" r="0" b="0"/>
            <wp:wrapSquare wrapText="bothSides"/>
            <wp:docPr id="2170" name="Picture 2170"/>
            <wp:cNvGraphicFramePr/>
            <a:graphic xmlns:a="http://schemas.openxmlformats.org/drawingml/2006/main">
              <a:graphicData uri="http://schemas.openxmlformats.org/drawingml/2006/picture">
                <pic:pic xmlns:pic="http://schemas.openxmlformats.org/drawingml/2006/picture">
                  <pic:nvPicPr>
                    <pic:cNvPr id="2170" name="Picture 2170"/>
                    <pic:cNvPicPr/>
                  </pic:nvPicPr>
                  <pic:blipFill>
                    <a:blip r:embed="rId38"/>
                    <a:stretch>
                      <a:fillRect/>
                    </a:stretch>
                  </pic:blipFill>
                  <pic:spPr>
                    <a:xfrm>
                      <a:off x="0" y="0"/>
                      <a:ext cx="2753995" cy="3800094"/>
                    </a:xfrm>
                    <a:prstGeom prst="rect">
                      <a:avLst/>
                    </a:prstGeom>
                  </pic:spPr>
                </pic:pic>
              </a:graphicData>
            </a:graphic>
          </wp:anchor>
        </w:drawing>
      </w:r>
      <w:r>
        <w:t xml:space="preserve">Open your Data Lake, and from </w:t>
      </w:r>
      <w:proofErr w:type="gramStart"/>
      <w:r>
        <w:t>your  Data</w:t>
      </w:r>
      <w:proofErr w:type="gramEnd"/>
      <w:r>
        <w:t xml:space="preserve"> Lake blade, click </w:t>
      </w:r>
      <w:r>
        <w:rPr>
          <w:b/>
        </w:rPr>
        <w:t>Settings</w:t>
      </w:r>
      <w:r>
        <w:t xml:space="preserve">, and  then click </w:t>
      </w:r>
      <w:r>
        <w:rPr>
          <w:b/>
        </w:rPr>
        <w:t>Diagnostic logs</w:t>
      </w:r>
      <w:r>
        <w:t xml:space="preserve">. </w:t>
      </w:r>
    </w:p>
    <w:p w14:paraId="6CAADA94" w14:textId="77777777" w:rsidR="00681A6C" w:rsidRDefault="00CA1699">
      <w:pPr>
        <w:spacing w:after="277" w:line="266" w:lineRule="auto"/>
        <w:ind w:left="-5" w:right="-3931"/>
      </w:pPr>
      <w:r>
        <w:t xml:space="preserve">In the </w:t>
      </w:r>
      <w:r>
        <w:rPr>
          <w:b/>
        </w:rPr>
        <w:t>Diagnostics logs</w:t>
      </w:r>
      <w:r>
        <w:t xml:space="preserve"> blade, click </w:t>
      </w:r>
      <w:r>
        <w:rPr>
          <w:b/>
        </w:rPr>
        <w:t>Turn on diagnostics</w:t>
      </w:r>
      <w:r>
        <w:t xml:space="preserve">. </w:t>
      </w:r>
    </w:p>
    <w:p w14:paraId="71904272" w14:textId="77777777" w:rsidR="00681A6C" w:rsidRDefault="00CA1699">
      <w:pPr>
        <w:spacing w:after="254" w:line="259" w:lineRule="auto"/>
        <w:ind w:left="720" w:firstLine="0"/>
      </w:pPr>
      <w:r>
        <w:rPr>
          <w:rFonts w:ascii="Times New Roman" w:eastAsia="Times New Roman" w:hAnsi="Times New Roman" w:cs="Times New Roman"/>
          <w:sz w:val="24"/>
        </w:rPr>
        <w:t xml:space="preserve"> </w:t>
      </w:r>
    </w:p>
    <w:p w14:paraId="4651F1CB" w14:textId="77777777" w:rsidR="00681A6C" w:rsidRDefault="00CA1699">
      <w:pPr>
        <w:spacing w:after="256" w:line="259" w:lineRule="auto"/>
        <w:ind w:left="720" w:firstLine="0"/>
      </w:pPr>
      <w:r>
        <w:rPr>
          <w:rFonts w:ascii="Times New Roman" w:eastAsia="Times New Roman" w:hAnsi="Times New Roman" w:cs="Times New Roman"/>
          <w:sz w:val="24"/>
        </w:rPr>
        <w:t xml:space="preserve"> </w:t>
      </w:r>
    </w:p>
    <w:p w14:paraId="50B5E59E" w14:textId="77777777" w:rsidR="00681A6C" w:rsidRDefault="00CA1699">
      <w:pPr>
        <w:spacing w:after="254" w:line="259" w:lineRule="auto"/>
        <w:ind w:left="720" w:firstLine="0"/>
      </w:pPr>
      <w:r>
        <w:rPr>
          <w:rFonts w:ascii="Times New Roman" w:eastAsia="Times New Roman" w:hAnsi="Times New Roman" w:cs="Times New Roman"/>
          <w:sz w:val="24"/>
        </w:rPr>
        <w:t xml:space="preserve"> </w:t>
      </w:r>
    </w:p>
    <w:p w14:paraId="6D36B550" w14:textId="77777777" w:rsidR="00681A6C" w:rsidRDefault="00CA1699">
      <w:pPr>
        <w:spacing w:after="256" w:line="259" w:lineRule="auto"/>
        <w:ind w:left="720" w:firstLine="0"/>
      </w:pPr>
      <w:r>
        <w:rPr>
          <w:rFonts w:ascii="Times New Roman" w:eastAsia="Times New Roman" w:hAnsi="Times New Roman" w:cs="Times New Roman"/>
          <w:sz w:val="24"/>
        </w:rPr>
        <w:t xml:space="preserve"> </w:t>
      </w:r>
    </w:p>
    <w:p w14:paraId="66D6B2E0" w14:textId="77777777" w:rsidR="00681A6C" w:rsidRDefault="00CA1699">
      <w:pPr>
        <w:spacing w:after="257" w:line="259" w:lineRule="auto"/>
        <w:ind w:left="720" w:firstLine="0"/>
      </w:pPr>
      <w:r>
        <w:rPr>
          <w:rFonts w:ascii="Times New Roman" w:eastAsia="Times New Roman" w:hAnsi="Times New Roman" w:cs="Times New Roman"/>
          <w:sz w:val="24"/>
        </w:rPr>
        <w:t xml:space="preserve"> </w:t>
      </w:r>
    </w:p>
    <w:p w14:paraId="55991C1B" w14:textId="77777777" w:rsidR="00681A6C" w:rsidRDefault="00CA1699">
      <w:pPr>
        <w:spacing w:after="254" w:line="259" w:lineRule="auto"/>
        <w:ind w:left="720" w:firstLine="0"/>
      </w:pPr>
      <w:r>
        <w:rPr>
          <w:rFonts w:ascii="Times New Roman" w:eastAsia="Times New Roman" w:hAnsi="Times New Roman" w:cs="Times New Roman"/>
          <w:sz w:val="24"/>
        </w:rPr>
        <w:t xml:space="preserve"> </w:t>
      </w:r>
    </w:p>
    <w:p w14:paraId="6DD824C0" w14:textId="77777777" w:rsidR="00681A6C" w:rsidRDefault="00CA1699">
      <w:pPr>
        <w:spacing w:after="256" w:line="259" w:lineRule="auto"/>
        <w:ind w:left="720" w:firstLine="0"/>
      </w:pPr>
      <w:r>
        <w:rPr>
          <w:rFonts w:ascii="Times New Roman" w:eastAsia="Times New Roman" w:hAnsi="Times New Roman" w:cs="Times New Roman"/>
          <w:sz w:val="24"/>
        </w:rPr>
        <w:t xml:space="preserve"> </w:t>
      </w:r>
    </w:p>
    <w:p w14:paraId="1806DE00" w14:textId="77777777" w:rsidR="00681A6C" w:rsidRDefault="00CA1699">
      <w:pPr>
        <w:spacing w:after="256" w:line="259" w:lineRule="auto"/>
        <w:ind w:left="720" w:firstLine="0"/>
      </w:pPr>
      <w:r>
        <w:rPr>
          <w:rFonts w:ascii="Times New Roman" w:eastAsia="Times New Roman" w:hAnsi="Times New Roman" w:cs="Times New Roman"/>
          <w:sz w:val="24"/>
        </w:rPr>
        <w:t xml:space="preserve"> </w:t>
      </w:r>
    </w:p>
    <w:p w14:paraId="5A7F7067" w14:textId="77777777" w:rsidR="00681A6C" w:rsidRDefault="00CA1699">
      <w:pPr>
        <w:spacing w:after="254" w:line="259" w:lineRule="auto"/>
        <w:ind w:left="720" w:firstLine="0"/>
      </w:pPr>
      <w:r>
        <w:rPr>
          <w:rFonts w:ascii="Times New Roman" w:eastAsia="Times New Roman" w:hAnsi="Times New Roman" w:cs="Times New Roman"/>
          <w:sz w:val="24"/>
        </w:rPr>
        <w:t xml:space="preserve"> </w:t>
      </w:r>
    </w:p>
    <w:p w14:paraId="6608076B" w14:textId="77777777" w:rsidR="00681A6C" w:rsidRDefault="00CA1699">
      <w:pPr>
        <w:spacing w:after="256" w:line="259" w:lineRule="auto"/>
        <w:ind w:left="720" w:firstLine="0"/>
      </w:pPr>
      <w:r>
        <w:rPr>
          <w:rFonts w:ascii="Times New Roman" w:eastAsia="Times New Roman" w:hAnsi="Times New Roman" w:cs="Times New Roman"/>
          <w:sz w:val="24"/>
        </w:rPr>
        <w:t xml:space="preserve"> </w:t>
      </w:r>
    </w:p>
    <w:p w14:paraId="5D117234" w14:textId="77777777" w:rsidR="00681A6C" w:rsidRDefault="00CA1699">
      <w:pPr>
        <w:spacing w:after="257" w:line="259" w:lineRule="auto"/>
        <w:ind w:left="720" w:firstLine="0"/>
      </w:pPr>
      <w:r>
        <w:rPr>
          <w:rFonts w:ascii="Times New Roman" w:eastAsia="Times New Roman" w:hAnsi="Times New Roman" w:cs="Times New Roman"/>
          <w:sz w:val="24"/>
        </w:rPr>
        <w:t xml:space="preserve"> </w:t>
      </w:r>
    </w:p>
    <w:p w14:paraId="01572909" w14:textId="77777777" w:rsidR="00681A6C" w:rsidRDefault="00CA1699">
      <w:pPr>
        <w:spacing w:after="254" w:line="259" w:lineRule="auto"/>
        <w:ind w:left="720" w:firstLine="0"/>
      </w:pPr>
      <w:r>
        <w:rPr>
          <w:rFonts w:ascii="Times New Roman" w:eastAsia="Times New Roman" w:hAnsi="Times New Roman" w:cs="Times New Roman"/>
          <w:sz w:val="24"/>
        </w:rPr>
        <w:t xml:space="preserve"> </w:t>
      </w:r>
    </w:p>
    <w:p w14:paraId="07CDE037" w14:textId="77777777" w:rsidR="00681A6C" w:rsidRDefault="00CA1699">
      <w:pPr>
        <w:spacing w:after="256" w:line="259" w:lineRule="auto"/>
        <w:ind w:left="720" w:firstLine="0"/>
      </w:pPr>
      <w:r>
        <w:rPr>
          <w:rFonts w:ascii="Times New Roman" w:eastAsia="Times New Roman" w:hAnsi="Times New Roman" w:cs="Times New Roman"/>
          <w:sz w:val="24"/>
        </w:rPr>
        <w:t xml:space="preserve"> </w:t>
      </w:r>
    </w:p>
    <w:p w14:paraId="001F5C54" w14:textId="77777777" w:rsidR="00681A6C" w:rsidRDefault="00CA1699">
      <w:pPr>
        <w:spacing w:after="0" w:line="259" w:lineRule="auto"/>
        <w:ind w:left="720" w:firstLine="0"/>
      </w:pPr>
      <w:r>
        <w:rPr>
          <w:rFonts w:ascii="Times New Roman" w:eastAsia="Times New Roman" w:hAnsi="Times New Roman" w:cs="Times New Roman"/>
          <w:sz w:val="24"/>
        </w:rPr>
        <w:t xml:space="preserve"> </w:t>
      </w:r>
    </w:p>
    <w:p w14:paraId="4E259FED" w14:textId="77777777" w:rsidR="00681A6C" w:rsidRDefault="00CA1699">
      <w:pPr>
        <w:ind w:left="-5" w:right="145"/>
      </w:pPr>
      <w:r>
        <w:rPr>
          <w:noProof/>
        </w:rPr>
        <w:lastRenderedPageBreak/>
        <w:drawing>
          <wp:anchor distT="0" distB="0" distL="114300" distR="114300" simplePos="0" relativeHeight="251660288" behindDoc="0" locked="0" layoutInCell="1" allowOverlap="0" wp14:anchorId="35A4BAFC" wp14:editId="0BA62BB8">
            <wp:simplePos x="0" y="0"/>
            <wp:positionH relativeFrom="column">
              <wp:posOffset>3580461</wp:posOffset>
            </wp:positionH>
            <wp:positionV relativeFrom="paragraph">
              <wp:posOffset>-43085</wp:posOffset>
            </wp:positionV>
            <wp:extent cx="3028315" cy="4018788"/>
            <wp:effectExtent l="0" t="0" r="0" b="0"/>
            <wp:wrapSquare wrapText="bothSides"/>
            <wp:docPr id="2238" name="Picture 2238"/>
            <wp:cNvGraphicFramePr/>
            <a:graphic xmlns:a="http://schemas.openxmlformats.org/drawingml/2006/main">
              <a:graphicData uri="http://schemas.openxmlformats.org/drawingml/2006/picture">
                <pic:pic xmlns:pic="http://schemas.openxmlformats.org/drawingml/2006/picture">
                  <pic:nvPicPr>
                    <pic:cNvPr id="2238" name="Picture 2238"/>
                    <pic:cNvPicPr/>
                  </pic:nvPicPr>
                  <pic:blipFill>
                    <a:blip r:embed="rId39"/>
                    <a:stretch>
                      <a:fillRect/>
                    </a:stretch>
                  </pic:blipFill>
                  <pic:spPr>
                    <a:xfrm>
                      <a:off x="0" y="0"/>
                      <a:ext cx="3028315" cy="4018788"/>
                    </a:xfrm>
                    <a:prstGeom prst="rect">
                      <a:avLst/>
                    </a:prstGeom>
                  </pic:spPr>
                </pic:pic>
              </a:graphicData>
            </a:graphic>
          </wp:anchor>
        </w:drawing>
      </w:r>
      <w:r>
        <w:t xml:space="preserve">In the </w:t>
      </w:r>
      <w:r>
        <w:rPr>
          <w:b/>
        </w:rPr>
        <w:t>Diagnostic</w:t>
      </w:r>
      <w:r>
        <w:t xml:space="preserve"> blade, make the following </w:t>
      </w:r>
      <w:proofErr w:type="gramStart"/>
      <w:r>
        <w:t>changes  to</w:t>
      </w:r>
      <w:proofErr w:type="gramEnd"/>
      <w:r>
        <w:t xml:space="preserve"> configure diagnostic logging. </w:t>
      </w:r>
    </w:p>
    <w:p w14:paraId="14751909" w14:textId="77777777" w:rsidR="00681A6C" w:rsidRDefault="00CA1699">
      <w:pPr>
        <w:ind w:left="-5" w:right="145"/>
      </w:pPr>
      <w:r>
        <w:t xml:space="preserve">For </w:t>
      </w:r>
      <w:r>
        <w:rPr>
          <w:b/>
        </w:rPr>
        <w:t>Name</w:t>
      </w:r>
      <w:r>
        <w:t xml:space="preserve">, enter a value for the diagnostic </w:t>
      </w:r>
      <w:proofErr w:type="gramStart"/>
      <w:r>
        <w:t>log  configuration</w:t>
      </w:r>
      <w:proofErr w:type="gramEnd"/>
      <w:r>
        <w:t xml:space="preserve">. </w:t>
      </w:r>
    </w:p>
    <w:p w14:paraId="6B4E34DA" w14:textId="77777777" w:rsidR="00681A6C" w:rsidRDefault="00CA1699">
      <w:pPr>
        <w:ind w:left="-5" w:right="145"/>
      </w:pPr>
      <w:r>
        <w:t xml:space="preserve">You can choose to store/process the </w:t>
      </w:r>
      <w:proofErr w:type="gramStart"/>
      <w:r>
        <w:t>data  in</w:t>
      </w:r>
      <w:proofErr w:type="gramEnd"/>
      <w:r>
        <w:t xml:space="preserve"> different ways. </w:t>
      </w:r>
    </w:p>
    <w:p w14:paraId="324E6D15" w14:textId="77777777" w:rsidR="00681A6C" w:rsidRDefault="00CA1699">
      <w:pPr>
        <w:ind w:left="-5" w:right="145"/>
      </w:pPr>
      <w:r>
        <w:t xml:space="preserve">Select the option to </w:t>
      </w:r>
      <w:r>
        <w:rPr>
          <w:b/>
        </w:rPr>
        <w:t xml:space="preserve">Archive to a storage </w:t>
      </w:r>
      <w:proofErr w:type="gramStart"/>
      <w:r>
        <w:rPr>
          <w:b/>
        </w:rPr>
        <w:t>account</w:t>
      </w:r>
      <w:r>
        <w:t xml:space="preserve">  to</w:t>
      </w:r>
      <w:proofErr w:type="gramEnd"/>
      <w:r>
        <w:t xml:space="preserve"> store logs to an Azure Storage account. You use this option if you want to archive the data that will be batch-processed later. If you select this </w:t>
      </w:r>
      <w:proofErr w:type="gramStart"/>
      <w:r>
        <w:t>option,  you</w:t>
      </w:r>
      <w:proofErr w:type="gramEnd"/>
      <w:r>
        <w:t xml:space="preserve"> must provide an Azure Storage account to save  the logs to. </w:t>
      </w:r>
    </w:p>
    <w:p w14:paraId="05BB8909" w14:textId="77777777" w:rsidR="00681A6C" w:rsidRDefault="00CA1699">
      <w:pPr>
        <w:ind w:left="-5" w:right="145"/>
      </w:pPr>
      <w:r>
        <w:t xml:space="preserve">Select the option to </w:t>
      </w:r>
      <w:r>
        <w:rPr>
          <w:b/>
        </w:rPr>
        <w:t>Stream to an event hub</w:t>
      </w:r>
      <w:r>
        <w:t xml:space="preserve"> </w:t>
      </w:r>
      <w:proofErr w:type="gramStart"/>
      <w:r>
        <w:t>to  stream</w:t>
      </w:r>
      <w:proofErr w:type="gramEnd"/>
      <w:r>
        <w:t xml:space="preserve"> log data to an Azure Event Hub. </w:t>
      </w:r>
      <w:proofErr w:type="gramStart"/>
      <w:r>
        <w:t>Most  likely</w:t>
      </w:r>
      <w:proofErr w:type="gramEnd"/>
      <w:r>
        <w:t xml:space="preserve"> you will use this option if you have a  downstream processing pipeline to analyze incoming  logs at real time.  </w:t>
      </w:r>
    </w:p>
    <w:p w14:paraId="0684DFE9" w14:textId="77777777" w:rsidR="00681A6C" w:rsidRDefault="00CA1699">
      <w:pPr>
        <w:ind w:left="-5" w:right="3983"/>
      </w:pPr>
      <w:r>
        <w:t xml:space="preserve">Select the option to </w:t>
      </w:r>
      <w:r>
        <w:rPr>
          <w:b/>
        </w:rPr>
        <w:t>Send to Log Analytics</w:t>
      </w:r>
      <w:r>
        <w:t xml:space="preserve"> to use </w:t>
      </w:r>
      <w:proofErr w:type="gramStart"/>
      <w:r>
        <w:t>the  Azure</w:t>
      </w:r>
      <w:proofErr w:type="gramEnd"/>
      <w:r>
        <w:t xml:space="preserve"> Log Analytics service to analyze the generated  log data. If you select this option, you must provide </w:t>
      </w:r>
      <w:proofErr w:type="gramStart"/>
      <w:r>
        <w:t>the  details</w:t>
      </w:r>
      <w:proofErr w:type="gramEnd"/>
      <w:r>
        <w:t xml:space="preserve"> for the Operations Management Suite workspace  that you would use the perform log analysis.  </w:t>
      </w:r>
    </w:p>
    <w:p w14:paraId="328EA59E" w14:textId="77777777" w:rsidR="00681A6C" w:rsidRDefault="00CA1699">
      <w:pPr>
        <w:ind w:left="-5" w:right="145"/>
      </w:pPr>
      <w:r>
        <w:t xml:space="preserve">Specify whether you want to get audit logs or request logs or both. </w:t>
      </w:r>
    </w:p>
    <w:p w14:paraId="25746C2D" w14:textId="77777777" w:rsidR="00681A6C" w:rsidRDefault="00CA1699">
      <w:pPr>
        <w:ind w:left="-5" w:right="3701"/>
      </w:pPr>
      <w:r>
        <w:t xml:space="preserve">Specify the number of days for which the data must </w:t>
      </w:r>
      <w:proofErr w:type="gramStart"/>
      <w:r>
        <w:t>be  retained</w:t>
      </w:r>
      <w:proofErr w:type="gramEnd"/>
      <w:r>
        <w:t xml:space="preserve">. Retention is only applicable if you are </w:t>
      </w:r>
      <w:proofErr w:type="gramStart"/>
      <w:r>
        <w:t>using  Azure</w:t>
      </w:r>
      <w:proofErr w:type="gramEnd"/>
      <w:r>
        <w:t xml:space="preserve"> storage account to archive log data. </w:t>
      </w:r>
    </w:p>
    <w:p w14:paraId="40A1FDB1" w14:textId="61939ED2" w:rsidR="00681A6C" w:rsidRDefault="00CA1699" w:rsidP="00067D77">
      <w:pPr>
        <w:ind w:left="-5" w:right="145"/>
      </w:pPr>
      <w:r>
        <w:t xml:space="preserve">Click </w:t>
      </w:r>
      <w:r>
        <w:rPr>
          <w:b/>
        </w:rPr>
        <w:t>Save</w:t>
      </w:r>
      <w:r>
        <w:t xml:space="preserve">. </w:t>
      </w:r>
    </w:p>
    <w:p w14:paraId="218E3D14" w14:textId="77777777" w:rsidR="00681A6C" w:rsidRDefault="00CA1699">
      <w:pPr>
        <w:pStyle w:val="Heading2"/>
        <w:ind w:left="921" w:hanging="936"/>
      </w:pPr>
      <w:bookmarkStart w:id="118" w:name="_Toc529792886"/>
      <w:r>
        <w:t>View diagnostic logs for your Data Lake</w:t>
      </w:r>
      <w:bookmarkEnd w:id="118"/>
      <w:r>
        <w:rPr>
          <w:rFonts w:ascii="Times New Roman" w:eastAsia="Times New Roman" w:hAnsi="Times New Roman" w:cs="Times New Roman"/>
        </w:rPr>
        <w:t xml:space="preserve"> </w:t>
      </w:r>
    </w:p>
    <w:p w14:paraId="68C9F092" w14:textId="77777777" w:rsidR="00681A6C" w:rsidRDefault="00CA1699">
      <w:pPr>
        <w:spacing w:after="169"/>
        <w:ind w:left="-5" w:right="145"/>
      </w:pPr>
      <w:r>
        <w:t xml:space="preserve">There are two ways to view the log data for your Data Lake Store account.  </w:t>
      </w:r>
    </w:p>
    <w:p w14:paraId="261EF5BF" w14:textId="77777777" w:rsidR="00681A6C" w:rsidRDefault="00CA1699">
      <w:pPr>
        <w:numPr>
          <w:ilvl w:val="0"/>
          <w:numId w:val="4"/>
        </w:numPr>
        <w:spacing w:after="46"/>
        <w:ind w:right="145" w:hanging="360"/>
      </w:pPr>
      <w:r>
        <w:t xml:space="preserve">From the Data Lake Store account settings view </w:t>
      </w:r>
    </w:p>
    <w:p w14:paraId="0CC658A9" w14:textId="77777777" w:rsidR="00681A6C" w:rsidRDefault="00CA1699">
      <w:pPr>
        <w:numPr>
          <w:ilvl w:val="0"/>
          <w:numId w:val="4"/>
        </w:numPr>
        <w:spacing w:after="360"/>
        <w:ind w:right="145" w:hanging="360"/>
      </w:pPr>
      <w:r>
        <w:t xml:space="preserve">From the Azure Storage account where the data is stored </w:t>
      </w:r>
    </w:p>
    <w:p w14:paraId="30440EAE" w14:textId="5911EF95" w:rsidR="00681A6C" w:rsidRDefault="0045118D" w:rsidP="00067D77">
      <w:pPr>
        <w:pStyle w:val="Heading3"/>
      </w:pPr>
      <w:bookmarkStart w:id="119" w:name="_Toc529792887"/>
      <w:r>
        <w:rPr>
          <w:noProof/>
        </w:rPr>
        <w:t>8.2.1 Using the Data Lake Store Settings View</w:t>
      </w:r>
      <w:bookmarkEnd w:id="119"/>
    </w:p>
    <w:p w14:paraId="3DF40765" w14:textId="77777777" w:rsidR="00681A6C" w:rsidRDefault="00CA1699">
      <w:pPr>
        <w:spacing w:after="51"/>
        <w:ind w:left="-5" w:right="145"/>
      </w:pPr>
      <w:r>
        <w:t xml:space="preserve">From your Data Lake Store account </w:t>
      </w:r>
      <w:r>
        <w:rPr>
          <w:b/>
        </w:rPr>
        <w:t>Settings</w:t>
      </w:r>
      <w:r>
        <w:t xml:space="preserve"> blade, click </w:t>
      </w:r>
      <w:r>
        <w:rPr>
          <w:b/>
        </w:rPr>
        <w:t>Diagnostic Logs</w:t>
      </w:r>
      <w:r>
        <w:t xml:space="preserve">. </w:t>
      </w:r>
    </w:p>
    <w:p w14:paraId="55CC93E5" w14:textId="77777777" w:rsidR="00681A6C" w:rsidRDefault="00CA1699">
      <w:pPr>
        <w:spacing w:after="84" w:line="259" w:lineRule="auto"/>
        <w:ind w:left="0" w:right="90" w:firstLine="0"/>
        <w:jc w:val="right"/>
      </w:pPr>
      <w:r>
        <w:rPr>
          <w:noProof/>
        </w:rPr>
        <w:lastRenderedPageBreak/>
        <w:drawing>
          <wp:inline distT="0" distB="0" distL="0" distR="0" wp14:anchorId="766F2699" wp14:editId="2128A5E8">
            <wp:extent cx="5943600" cy="3190875"/>
            <wp:effectExtent l="0" t="0" r="0" b="0"/>
            <wp:docPr id="2407" name="Picture 2407"/>
            <wp:cNvGraphicFramePr/>
            <a:graphic xmlns:a="http://schemas.openxmlformats.org/drawingml/2006/main">
              <a:graphicData uri="http://schemas.openxmlformats.org/drawingml/2006/picture">
                <pic:pic xmlns:pic="http://schemas.openxmlformats.org/drawingml/2006/picture">
                  <pic:nvPicPr>
                    <pic:cNvPr id="2407" name="Picture 2407"/>
                    <pic:cNvPicPr/>
                  </pic:nvPicPr>
                  <pic:blipFill>
                    <a:blip r:embed="rId40"/>
                    <a:stretch>
                      <a:fillRect/>
                    </a:stretch>
                  </pic:blipFill>
                  <pic:spPr>
                    <a:xfrm>
                      <a:off x="0" y="0"/>
                      <a:ext cx="5943600" cy="3190875"/>
                    </a:xfrm>
                    <a:prstGeom prst="rect">
                      <a:avLst/>
                    </a:prstGeom>
                  </pic:spPr>
                </pic:pic>
              </a:graphicData>
            </a:graphic>
          </wp:inline>
        </w:drawing>
      </w:r>
      <w:r>
        <w:t xml:space="preserve"> </w:t>
      </w:r>
    </w:p>
    <w:p w14:paraId="245288BE" w14:textId="77777777" w:rsidR="00681A6C" w:rsidRDefault="00CA1699" w:rsidP="00067D77">
      <w:pPr>
        <w:ind w:left="0"/>
      </w:pPr>
      <w:r>
        <w:t xml:space="preserve">In the </w:t>
      </w:r>
      <w:r>
        <w:rPr>
          <w:b/>
        </w:rPr>
        <w:t>Diagnostic Logs</w:t>
      </w:r>
      <w:r>
        <w:t xml:space="preserve"> blade, you should see the logs categorized by </w:t>
      </w:r>
      <w:r>
        <w:rPr>
          <w:b/>
        </w:rPr>
        <w:t>Audit Logs</w:t>
      </w:r>
      <w:r>
        <w:t xml:space="preserve"> and </w:t>
      </w:r>
      <w:r>
        <w:rPr>
          <w:b/>
        </w:rPr>
        <w:t>Request Logs</w:t>
      </w:r>
      <w:r>
        <w:t xml:space="preserve">. </w:t>
      </w:r>
    </w:p>
    <w:p w14:paraId="0D549E9E" w14:textId="77777777" w:rsidR="00681A6C" w:rsidRDefault="00CA1699" w:rsidP="00067D77">
      <w:pPr>
        <w:ind w:left="0"/>
      </w:pPr>
      <w:r>
        <w:t xml:space="preserve">Request logs capture every API request made on the Data Lake Store account. </w:t>
      </w:r>
    </w:p>
    <w:p w14:paraId="0255D2B8" w14:textId="77777777" w:rsidR="00681A6C" w:rsidRDefault="00CA1699" w:rsidP="00067D77">
      <w:pPr>
        <w:ind w:left="0"/>
      </w:pPr>
      <w:r>
        <w:t xml:space="preserve">Audit Logs are like request Logs but provide a much more detailed breakdown of the operations being performed on the Data Lake Store account. For example, a single upload API call in request logs might result in multiple "Append" operations in the audit logs. </w:t>
      </w:r>
    </w:p>
    <w:p w14:paraId="31817C9D" w14:textId="77777777" w:rsidR="00681A6C" w:rsidRDefault="00CA1699" w:rsidP="00067D77">
      <w:pPr>
        <w:ind w:left="0"/>
      </w:pPr>
      <w:r>
        <w:t xml:space="preserve">To download the logs, click the </w:t>
      </w:r>
      <w:r>
        <w:rPr>
          <w:b/>
        </w:rPr>
        <w:t>Download</w:t>
      </w:r>
      <w:r>
        <w:t xml:space="preserve"> link against each log entry. </w:t>
      </w:r>
    </w:p>
    <w:p w14:paraId="4F966D7A" w14:textId="3884157A" w:rsidR="00681A6C" w:rsidRDefault="0045118D">
      <w:pPr>
        <w:pStyle w:val="Heading3"/>
        <w:tabs>
          <w:tab w:val="center" w:pos="4572"/>
        </w:tabs>
        <w:ind w:left="0" w:firstLine="0"/>
      </w:pPr>
      <w:bookmarkStart w:id="120" w:name="_Toc529792888"/>
      <w:r>
        <w:rPr>
          <w:noProof/>
        </w:rPr>
        <w:t xml:space="preserve">8.2.2 </w:t>
      </w:r>
      <w:r>
        <w:t>From the Azure Storage account that contains log data</w:t>
      </w:r>
      <w:bookmarkEnd w:id="120"/>
    </w:p>
    <w:p w14:paraId="7217302B" w14:textId="210FE09F" w:rsidR="00681A6C" w:rsidRDefault="00CA1699" w:rsidP="00067D77">
      <w:pPr>
        <w:ind w:left="-5" w:right="145"/>
      </w:pPr>
      <w:r>
        <w:t xml:space="preserve">Open the Azure Storage account blade associated with Data Lake Store for logging, and then click Blobs. The </w:t>
      </w:r>
      <w:r>
        <w:rPr>
          <w:b/>
        </w:rPr>
        <w:t>Blob service</w:t>
      </w:r>
      <w:r>
        <w:t xml:space="preserve"> blade lists two containers. </w:t>
      </w:r>
    </w:p>
    <w:p w14:paraId="7E9FDA07" w14:textId="77777777" w:rsidR="00681A6C" w:rsidRDefault="00CA1699">
      <w:pPr>
        <w:ind w:left="-5" w:right="145"/>
      </w:pPr>
      <w:r>
        <w:t xml:space="preserve">The container </w:t>
      </w:r>
      <w:r>
        <w:rPr>
          <w:b/>
        </w:rPr>
        <w:t>insights-logs-audit</w:t>
      </w:r>
      <w:r>
        <w:t xml:space="preserve"> contains the audit logs. </w:t>
      </w:r>
    </w:p>
    <w:p w14:paraId="557C3AD9" w14:textId="77777777" w:rsidR="00681A6C" w:rsidRDefault="00CA1699">
      <w:pPr>
        <w:spacing w:after="52"/>
        <w:ind w:left="-5" w:right="145"/>
      </w:pPr>
      <w:r>
        <w:t xml:space="preserve">The container </w:t>
      </w:r>
      <w:r>
        <w:rPr>
          <w:b/>
        </w:rPr>
        <w:t>insights-logs-requests</w:t>
      </w:r>
      <w:r>
        <w:t xml:space="preserve"> contains the request logs. </w:t>
      </w:r>
    </w:p>
    <w:p w14:paraId="19EA7DDC" w14:textId="77777777" w:rsidR="00681A6C" w:rsidRDefault="00CA1699">
      <w:pPr>
        <w:spacing w:after="79" w:line="259" w:lineRule="auto"/>
        <w:ind w:left="0" w:right="90" w:firstLine="0"/>
        <w:jc w:val="right"/>
      </w:pPr>
      <w:r>
        <w:rPr>
          <w:noProof/>
        </w:rPr>
        <w:lastRenderedPageBreak/>
        <w:drawing>
          <wp:inline distT="0" distB="0" distL="0" distR="0" wp14:anchorId="2C93DD36" wp14:editId="3F9A2540">
            <wp:extent cx="5943600" cy="2426970"/>
            <wp:effectExtent l="0" t="0" r="0" b="0"/>
            <wp:docPr id="2448" name="Picture 2448"/>
            <wp:cNvGraphicFramePr/>
            <a:graphic xmlns:a="http://schemas.openxmlformats.org/drawingml/2006/main">
              <a:graphicData uri="http://schemas.openxmlformats.org/drawingml/2006/picture">
                <pic:pic xmlns:pic="http://schemas.openxmlformats.org/drawingml/2006/picture">
                  <pic:nvPicPr>
                    <pic:cNvPr id="2448" name="Picture 2448"/>
                    <pic:cNvPicPr/>
                  </pic:nvPicPr>
                  <pic:blipFill>
                    <a:blip r:embed="rId41"/>
                    <a:stretch>
                      <a:fillRect/>
                    </a:stretch>
                  </pic:blipFill>
                  <pic:spPr>
                    <a:xfrm>
                      <a:off x="0" y="0"/>
                      <a:ext cx="5943600" cy="2426970"/>
                    </a:xfrm>
                    <a:prstGeom prst="rect">
                      <a:avLst/>
                    </a:prstGeom>
                  </pic:spPr>
                </pic:pic>
              </a:graphicData>
            </a:graphic>
          </wp:inline>
        </w:drawing>
      </w:r>
      <w:r>
        <w:t xml:space="preserve"> </w:t>
      </w:r>
    </w:p>
    <w:p w14:paraId="00D2CCAE" w14:textId="77777777" w:rsidR="00681A6C" w:rsidRDefault="00CA1699">
      <w:pPr>
        <w:spacing w:after="262"/>
        <w:ind w:left="-5" w:right="145"/>
      </w:pPr>
      <w:r>
        <w:t xml:space="preserve">Within these containers, the logs are stored under the following structure. </w:t>
      </w:r>
    </w:p>
    <w:p w14:paraId="3202F2A6" w14:textId="77777777" w:rsidR="00681A6C" w:rsidRDefault="00CA1699">
      <w:pPr>
        <w:spacing w:after="216" w:line="259" w:lineRule="auto"/>
        <w:ind w:left="0" w:right="2748" w:firstLine="0"/>
        <w:jc w:val="center"/>
      </w:pPr>
      <w:r>
        <w:rPr>
          <w:noProof/>
        </w:rPr>
        <w:drawing>
          <wp:inline distT="0" distB="0" distL="0" distR="0" wp14:anchorId="1793F0C7" wp14:editId="2188C4AE">
            <wp:extent cx="4257421" cy="2467610"/>
            <wp:effectExtent l="0" t="0" r="0" b="0"/>
            <wp:docPr id="2450" name="Picture 2450"/>
            <wp:cNvGraphicFramePr/>
            <a:graphic xmlns:a="http://schemas.openxmlformats.org/drawingml/2006/main">
              <a:graphicData uri="http://schemas.openxmlformats.org/drawingml/2006/picture">
                <pic:pic xmlns:pic="http://schemas.openxmlformats.org/drawingml/2006/picture">
                  <pic:nvPicPr>
                    <pic:cNvPr id="2450" name="Picture 2450"/>
                    <pic:cNvPicPr/>
                  </pic:nvPicPr>
                  <pic:blipFill>
                    <a:blip r:embed="rId42"/>
                    <a:stretch>
                      <a:fillRect/>
                    </a:stretch>
                  </pic:blipFill>
                  <pic:spPr>
                    <a:xfrm>
                      <a:off x="0" y="0"/>
                      <a:ext cx="4257421" cy="2467610"/>
                    </a:xfrm>
                    <a:prstGeom prst="rect">
                      <a:avLst/>
                    </a:prstGeom>
                  </pic:spPr>
                </pic:pic>
              </a:graphicData>
            </a:graphic>
          </wp:inline>
        </w:drawing>
      </w:r>
      <w:r>
        <w:rPr>
          <w:rFonts w:ascii="Times New Roman" w:eastAsia="Times New Roman" w:hAnsi="Times New Roman" w:cs="Times New Roman"/>
          <w:sz w:val="24"/>
        </w:rPr>
        <w:t xml:space="preserve"> </w:t>
      </w:r>
    </w:p>
    <w:p w14:paraId="689D2056" w14:textId="77777777" w:rsidR="00681A6C" w:rsidRDefault="00CA1699">
      <w:pPr>
        <w:pStyle w:val="Heading2"/>
        <w:ind w:left="921" w:hanging="936"/>
      </w:pPr>
      <w:bookmarkStart w:id="121" w:name="_Toc529792889"/>
      <w:r>
        <w:t>Understand the structure of the log data</w:t>
      </w:r>
      <w:bookmarkEnd w:id="121"/>
      <w:r>
        <w:rPr>
          <w:rFonts w:ascii="Times New Roman" w:eastAsia="Times New Roman" w:hAnsi="Times New Roman" w:cs="Times New Roman"/>
        </w:rPr>
        <w:t xml:space="preserve"> </w:t>
      </w:r>
    </w:p>
    <w:p w14:paraId="6181FB58" w14:textId="77777777" w:rsidR="00D11B6E" w:rsidRDefault="00CA1699" w:rsidP="00D11B6E">
      <w:pPr>
        <w:spacing w:after="355"/>
        <w:ind w:left="-5" w:right="145"/>
      </w:pPr>
      <w:r>
        <w:t xml:space="preserve">The audit and request logs are in a JSON format. In this section, we look at the structure of JSON for request and audit logs.  </w:t>
      </w:r>
    </w:p>
    <w:p w14:paraId="4C559F31" w14:textId="153F5189" w:rsidR="00681A6C" w:rsidRDefault="006353E4" w:rsidP="00B45CF5">
      <w:pPr>
        <w:pStyle w:val="Heading3"/>
      </w:pPr>
      <w:bookmarkStart w:id="122" w:name="_Toc529792890"/>
      <w:r>
        <w:t>8.3.1 Request Logs</w:t>
      </w:r>
      <w:bookmarkEnd w:id="122"/>
    </w:p>
    <w:p w14:paraId="0BC90786" w14:textId="77777777" w:rsidR="00681A6C" w:rsidRDefault="00CA1699">
      <w:pPr>
        <w:spacing w:after="0"/>
        <w:ind w:left="-5" w:right="145"/>
      </w:pPr>
      <w:r>
        <w:t xml:space="preserve">Here's a sample entry in the JSON-formatted request log. Each blob has one root object called </w:t>
      </w:r>
      <w:r>
        <w:rPr>
          <w:i/>
        </w:rPr>
        <w:t>records</w:t>
      </w:r>
      <w:r>
        <w:t xml:space="preserve"> that contains an array of log objects.  </w:t>
      </w:r>
    </w:p>
    <w:tbl>
      <w:tblPr>
        <w:tblStyle w:val="TableGrid"/>
        <w:tblW w:w="10080" w:type="dxa"/>
        <w:tblInd w:w="0" w:type="dxa"/>
        <w:tblCellMar>
          <w:top w:w="96" w:type="dxa"/>
          <w:right w:w="115" w:type="dxa"/>
        </w:tblCellMar>
        <w:tblLook w:val="04A0" w:firstRow="1" w:lastRow="0" w:firstColumn="1" w:lastColumn="0" w:noHBand="0" w:noVBand="1"/>
      </w:tblPr>
      <w:tblGrid>
        <w:gridCol w:w="10080"/>
      </w:tblGrid>
      <w:tr w:rsidR="00681A6C" w14:paraId="0535741D" w14:textId="77777777">
        <w:trPr>
          <w:trHeight w:val="4770"/>
        </w:trPr>
        <w:tc>
          <w:tcPr>
            <w:tcW w:w="10080" w:type="dxa"/>
            <w:tcBorders>
              <w:top w:val="single" w:sz="6" w:space="0" w:color="000000"/>
              <w:left w:val="single" w:sz="6" w:space="0" w:color="000000"/>
              <w:bottom w:val="single" w:sz="6" w:space="0" w:color="000000"/>
              <w:right w:val="single" w:sz="6" w:space="0" w:color="000000"/>
            </w:tcBorders>
            <w:shd w:val="clear" w:color="auto" w:fill="F2F2F2"/>
          </w:tcPr>
          <w:p w14:paraId="3A3268A9" w14:textId="77777777" w:rsidR="00681A6C" w:rsidRDefault="00CA1699">
            <w:pPr>
              <w:spacing w:after="0" w:line="259" w:lineRule="auto"/>
              <w:ind w:left="0" w:firstLine="0"/>
            </w:pPr>
            <w:r>
              <w:rPr>
                <w:color w:val="008AC8"/>
                <w:sz w:val="24"/>
              </w:rPr>
              <w:lastRenderedPageBreak/>
              <w:t xml:space="preserve"> </w:t>
            </w:r>
            <w:r>
              <w:rPr>
                <w:rFonts w:ascii="Courier New" w:eastAsia="Courier New" w:hAnsi="Courier New" w:cs="Courier New"/>
                <w:sz w:val="16"/>
              </w:rPr>
              <w:t xml:space="preserve">{ </w:t>
            </w:r>
          </w:p>
          <w:p w14:paraId="3AE5F216" w14:textId="77777777" w:rsidR="00681A6C" w:rsidRDefault="00CA1699">
            <w:pPr>
              <w:spacing w:after="0" w:line="259" w:lineRule="auto"/>
              <w:ind w:left="151" w:firstLine="0"/>
            </w:pPr>
            <w:r>
              <w:rPr>
                <w:rFonts w:ascii="Courier New" w:eastAsia="Courier New" w:hAnsi="Courier New" w:cs="Courier New"/>
                <w:sz w:val="16"/>
              </w:rPr>
              <w:t xml:space="preserve">"records":  </w:t>
            </w:r>
          </w:p>
          <w:p w14:paraId="228515E7" w14:textId="77777777" w:rsidR="00681A6C" w:rsidRDefault="00CA1699">
            <w:pPr>
              <w:spacing w:after="0" w:line="216" w:lineRule="auto"/>
              <w:ind w:left="0" w:right="8564" w:firstLine="151"/>
            </w:pPr>
            <w:r>
              <w:rPr>
                <w:rFonts w:ascii="Courier New" w:eastAsia="Courier New" w:hAnsi="Courier New" w:cs="Courier New"/>
                <w:sz w:val="16"/>
              </w:rPr>
              <w:t xml:space="preserve">  [         </w:t>
            </w:r>
            <w:r>
              <w:rPr>
                <w:color w:val="008AC8"/>
                <w:sz w:val="24"/>
              </w:rPr>
              <w:t xml:space="preserve"> </w:t>
            </w:r>
            <w:r>
              <w:rPr>
                <w:rFonts w:ascii="Courier New" w:eastAsia="Courier New" w:hAnsi="Courier New" w:cs="Courier New"/>
                <w:sz w:val="16"/>
              </w:rPr>
              <w:t xml:space="preserve">    . . . . </w:t>
            </w:r>
          </w:p>
          <w:p w14:paraId="66A60593" w14:textId="77777777" w:rsidR="00681A6C" w:rsidRDefault="00CA1699">
            <w:pPr>
              <w:spacing w:after="0" w:line="259" w:lineRule="auto"/>
              <w:ind w:left="151" w:firstLine="0"/>
            </w:pPr>
            <w:r>
              <w:rPr>
                <w:rFonts w:ascii="Courier New" w:eastAsia="Courier New" w:hAnsi="Courier New" w:cs="Courier New"/>
                <w:sz w:val="16"/>
              </w:rPr>
              <w:t xml:space="preserve">    , </w:t>
            </w:r>
          </w:p>
          <w:p w14:paraId="0A30BD42" w14:textId="77777777" w:rsidR="00681A6C" w:rsidRDefault="00CA1699">
            <w:pPr>
              <w:spacing w:after="29" w:line="259" w:lineRule="auto"/>
              <w:ind w:left="151" w:firstLine="0"/>
            </w:pPr>
            <w:r>
              <w:rPr>
                <w:rFonts w:ascii="Courier New" w:eastAsia="Courier New" w:hAnsi="Courier New" w:cs="Courier New"/>
                <w:sz w:val="16"/>
              </w:rPr>
              <w:t xml:space="preserve">    { </w:t>
            </w:r>
          </w:p>
          <w:p w14:paraId="0AD95330" w14:textId="77777777" w:rsidR="00681A6C" w:rsidRDefault="00CA1699">
            <w:pPr>
              <w:spacing w:after="0" w:line="294" w:lineRule="auto"/>
              <w:ind w:left="151" w:right="4244" w:hanging="151"/>
            </w:pPr>
            <w:r>
              <w:rPr>
                <w:color w:val="008AC8"/>
                <w:sz w:val="24"/>
              </w:rPr>
              <w:t xml:space="preserve"> </w:t>
            </w:r>
            <w:r>
              <w:rPr>
                <w:rFonts w:ascii="Courier New" w:eastAsia="Courier New" w:hAnsi="Courier New" w:cs="Courier New"/>
                <w:sz w:val="16"/>
              </w:rPr>
              <w:t xml:space="preserve">         "time": "2016-07-07T21:02:53.456Z</w:t>
            </w:r>
            <w:proofErr w:type="gramStart"/>
            <w:r>
              <w:rPr>
                <w:rFonts w:ascii="Courier New" w:eastAsia="Courier New" w:hAnsi="Courier New" w:cs="Courier New"/>
                <w:sz w:val="16"/>
              </w:rPr>
              <w:t xml:space="preserve">",   </w:t>
            </w:r>
            <w:proofErr w:type="gramEnd"/>
            <w:r>
              <w:rPr>
                <w:rFonts w:ascii="Courier New" w:eastAsia="Courier New" w:hAnsi="Courier New" w:cs="Courier New"/>
                <w:sz w:val="16"/>
              </w:rPr>
              <w:t xml:space="preserve">       "</w:t>
            </w:r>
            <w:proofErr w:type="spellStart"/>
            <w:r>
              <w:rPr>
                <w:rFonts w:ascii="Courier New" w:eastAsia="Courier New" w:hAnsi="Courier New" w:cs="Courier New"/>
                <w:sz w:val="16"/>
              </w:rPr>
              <w:t>resourceId</w:t>
            </w:r>
            <w:proofErr w:type="spellEnd"/>
            <w:r>
              <w:rPr>
                <w:rFonts w:ascii="Courier New" w:eastAsia="Courier New" w:hAnsi="Courier New" w:cs="Courier New"/>
                <w:sz w:val="16"/>
              </w:rPr>
              <w:t xml:space="preserve">": </w:t>
            </w:r>
          </w:p>
          <w:p w14:paraId="4E59137B" w14:textId="77777777" w:rsidR="00681A6C" w:rsidRDefault="00CA1699">
            <w:pPr>
              <w:spacing w:after="0" w:line="216" w:lineRule="auto"/>
              <w:ind w:left="0" w:firstLine="151"/>
            </w:pPr>
            <w:r>
              <w:rPr>
                <w:rFonts w:ascii="Courier New" w:eastAsia="Courier New" w:hAnsi="Courier New" w:cs="Courier New"/>
                <w:sz w:val="16"/>
              </w:rPr>
              <w:t>"/SUBSCRIPTIONS/&lt;subscription_id&gt;/RESOURCEGROUPS/&lt;resource_group_name&gt;</w:t>
            </w:r>
            <w:proofErr w:type="gramStart"/>
            <w:r>
              <w:rPr>
                <w:rFonts w:ascii="Courier New" w:eastAsia="Courier New" w:hAnsi="Courier New" w:cs="Courier New"/>
                <w:sz w:val="16"/>
              </w:rPr>
              <w:t xml:space="preserve">/PROVIDERS/MICROSOFT.DATALAKEST </w:t>
            </w:r>
            <w:r>
              <w:rPr>
                <w:color w:val="008AC8"/>
                <w:sz w:val="24"/>
              </w:rPr>
              <w:t xml:space="preserve"> </w:t>
            </w:r>
            <w:r>
              <w:rPr>
                <w:rFonts w:ascii="Courier New" w:eastAsia="Courier New" w:hAnsi="Courier New" w:cs="Courier New"/>
                <w:sz w:val="16"/>
              </w:rPr>
              <w:t>ORE</w:t>
            </w:r>
            <w:proofErr w:type="gramEnd"/>
            <w:r>
              <w:rPr>
                <w:rFonts w:ascii="Courier New" w:eastAsia="Courier New" w:hAnsi="Courier New" w:cs="Courier New"/>
                <w:sz w:val="16"/>
              </w:rPr>
              <w:t>/ACCOUNTS/&lt;</w:t>
            </w:r>
            <w:proofErr w:type="spellStart"/>
            <w:r>
              <w:rPr>
                <w:rFonts w:ascii="Courier New" w:eastAsia="Courier New" w:hAnsi="Courier New" w:cs="Courier New"/>
                <w:sz w:val="16"/>
              </w:rPr>
              <w:t>data_lake_store_account_name</w:t>
            </w:r>
            <w:proofErr w:type="spellEnd"/>
            <w:r>
              <w:rPr>
                <w:rFonts w:ascii="Courier New" w:eastAsia="Courier New" w:hAnsi="Courier New" w:cs="Courier New"/>
                <w:sz w:val="16"/>
              </w:rPr>
              <w:t xml:space="preserve">&gt;", </w:t>
            </w:r>
          </w:p>
          <w:p w14:paraId="4A4D349E" w14:textId="77777777" w:rsidR="00681A6C" w:rsidRDefault="00CA1699">
            <w:pPr>
              <w:spacing w:after="0" w:line="259" w:lineRule="auto"/>
              <w:ind w:left="151" w:firstLine="0"/>
            </w:pPr>
            <w:r>
              <w:rPr>
                <w:rFonts w:ascii="Courier New" w:eastAsia="Courier New" w:hAnsi="Courier New" w:cs="Courier New"/>
                <w:sz w:val="16"/>
              </w:rPr>
              <w:t xml:space="preserve">         "category": "Requests", </w:t>
            </w:r>
          </w:p>
          <w:p w14:paraId="0EE87090" w14:textId="77777777" w:rsidR="00681A6C" w:rsidRDefault="00CA1699">
            <w:pPr>
              <w:spacing w:after="3" w:line="259" w:lineRule="auto"/>
              <w:ind w:left="151" w:firstLine="0"/>
            </w:pPr>
            <w:r>
              <w:rPr>
                <w:rFonts w:ascii="Courier New" w:eastAsia="Courier New" w:hAnsi="Courier New" w:cs="Courier New"/>
                <w:sz w:val="16"/>
              </w:rPr>
              <w:t xml:space="preserve">         "</w:t>
            </w:r>
            <w:proofErr w:type="spellStart"/>
            <w:r>
              <w:rPr>
                <w:rFonts w:ascii="Courier New" w:eastAsia="Courier New" w:hAnsi="Courier New" w:cs="Courier New"/>
                <w:sz w:val="16"/>
              </w:rPr>
              <w:t>operationName</w:t>
            </w:r>
            <w:proofErr w:type="spellEnd"/>
            <w:r>
              <w:rPr>
                <w:rFonts w:ascii="Courier New" w:eastAsia="Courier New" w:hAnsi="Courier New" w:cs="Courier New"/>
                <w:sz w:val="16"/>
              </w:rPr>
              <w:t>": "</w:t>
            </w:r>
            <w:proofErr w:type="spellStart"/>
            <w:r>
              <w:rPr>
                <w:rFonts w:ascii="Courier New" w:eastAsia="Courier New" w:hAnsi="Courier New" w:cs="Courier New"/>
                <w:sz w:val="16"/>
              </w:rPr>
              <w:t>GETCustomerIngressEgress</w:t>
            </w:r>
            <w:proofErr w:type="spellEnd"/>
            <w:r>
              <w:rPr>
                <w:rFonts w:ascii="Courier New" w:eastAsia="Courier New" w:hAnsi="Courier New" w:cs="Courier New"/>
                <w:sz w:val="16"/>
              </w:rPr>
              <w:t xml:space="preserve">", </w:t>
            </w:r>
          </w:p>
          <w:p w14:paraId="0632EBA7" w14:textId="77777777" w:rsidR="00681A6C" w:rsidRDefault="00CA1699">
            <w:pPr>
              <w:spacing w:after="0" w:line="259" w:lineRule="auto"/>
              <w:ind w:left="0" w:firstLine="0"/>
            </w:pPr>
            <w:r>
              <w:rPr>
                <w:color w:val="008AC8"/>
                <w:sz w:val="24"/>
              </w:rPr>
              <w:t xml:space="preserve"> </w:t>
            </w:r>
            <w:r>
              <w:rPr>
                <w:rFonts w:ascii="Courier New" w:eastAsia="Courier New" w:hAnsi="Courier New" w:cs="Courier New"/>
                <w:sz w:val="16"/>
              </w:rPr>
              <w:t xml:space="preserve">         "</w:t>
            </w:r>
            <w:proofErr w:type="spellStart"/>
            <w:r>
              <w:rPr>
                <w:rFonts w:ascii="Courier New" w:eastAsia="Courier New" w:hAnsi="Courier New" w:cs="Courier New"/>
                <w:sz w:val="16"/>
              </w:rPr>
              <w:t>resultType</w:t>
            </w:r>
            <w:proofErr w:type="spellEnd"/>
            <w:r>
              <w:rPr>
                <w:rFonts w:ascii="Courier New" w:eastAsia="Courier New" w:hAnsi="Courier New" w:cs="Courier New"/>
                <w:sz w:val="16"/>
              </w:rPr>
              <w:t xml:space="preserve">": "200", </w:t>
            </w:r>
          </w:p>
          <w:p w14:paraId="6A872701" w14:textId="77777777" w:rsidR="00681A6C" w:rsidRDefault="00CA1699">
            <w:pPr>
              <w:spacing w:after="0" w:line="259" w:lineRule="auto"/>
              <w:ind w:left="151" w:firstLine="0"/>
            </w:pPr>
            <w:r>
              <w:rPr>
                <w:rFonts w:ascii="Courier New" w:eastAsia="Courier New" w:hAnsi="Courier New" w:cs="Courier New"/>
                <w:sz w:val="16"/>
              </w:rPr>
              <w:t xml:space="preserve">         "</w:t>
            </w:r>
            <w:proofErr w:type="spellStart"/>
            <w:r>
              <w:rPr>
                <w:rFonts w:ascii="Courier New" w:eastAsia="Courier New" w:hAnsi="Courier New" w:cs="Courier New"/>
                <w:sz w:val="16"/>
              </w:rPr>
              <w:t>callerIpAddress</w:t>
            </w:r>
            <w:proofErr w:type="spellEnd"/>
            <w:r>
              <w:rPr>
                <w:rFonts w:ascii="Courier New" w:eastAsia="Courier New" w:hAnsi="Courier New" w:cs="Courier New"/>
                <w:sz w:val="16"/>
              </w:rPr>
              <w:t xml:space="preserve">": </w:t>
            </w:r>
            <w:proofErr w:type="gramStart"/>
            <w:r>
              <w:rPr>
                <w:rFonts w:ascii="Courier New" w:eastAsia="Courier New" w:hAnsi="Courier New" w:cs="Courier New"/>
                <w:sz w:val="16"/>
              </w:rPr>
              <w:t>"::</w:t>
            </w:r>
            <w:proofErr w:type="gramEnd"/>
            <w:r>
              <w:rPr>
                <w:rFonts w:ascii="Courier New" w:eastAsia="Courier New" w:hAnsi="Courier New" w:cs="Courier New"/>
                <w:sz w:val="16"/>
              </w:rPr>
              <w:t xml:space="preserve">ffff:1.1.1.1", </w:t>
            </w:r>
          </w:p>
          <w:p w14:paraId="5DF03A30" w14:textId="77777777" w:rsidR="00681A6C" w:rsidRDefault="00CA1699">
            <w:pPr>
              <w:spacing w:after="0" w:line="259" w:lineRule="auto"/>
              <w:ind w:left="151" w:firstLine="0"/>
            </w:pPr>
            <w:r>
              <w:rPr>
                <w:rFonts w:ascii="Courier New" w:eastAsia="Courier New" w:hAnsi="Courier New" w:cs="Courier New"/>
                <w:sz w:val="16"/>
              </w:rPr>
              <w:t xml:space="preserve">         "</w:t>
            </w:r>
            <w:proofErr w:type="spellStart"/>
            <w:r>
              <w:rPr>
                <w:rFonts w:ascii="Courier New" w:eastAsia="Courier New" w:hAnsi="Courier New" w:cs="Courier New"/>
                <w:sz w:val="16"/>
              </w:rPr>
              <w:t>correlationId</w:t>
            </w:r>
            <w:proofErr w:type="spellEnd"/>
            <w:r>
              <w:rPr>
                <w:rFonts w:ascii="Courier New" w:eastAsia="Courier New" w:hAnsi="Courier New" w:cs="Courier New"/>
                <w:sz w:val="16"/>
              </w:rPr>
              <w:t xml:space="preserve">": "4a11c709-05f5-417c-a98d-6e81b3e29c58", </w:t>
            </w:r>
          </w:p>
          <w:p w14:paraId="63F521B2" w14:textId="77777777" w:rsidR="00681A6C" w:rsidRDefault="00CA1699">
            <w:pPr>
              <w:spacing w:after="0" w:line="353" w:lineRule="auto"/>
              <w:ind w:left="151" w:right="2707" w:hanging="151"/>
            </w:pPr>
            <w:r>
              <w:rPr>
                <w:color w:val="008AC8"/>
                <w:sz w:val="24"/>
              </w:rPr>
              <w:t xml:space="preserve"> </w:t>
            </w:r>
            <w:r>
              <w:rPr>
                <w:rFonts w:ascii="Courier New" w:eastAsia="Courier New" w:hAnsi="Courier New" w:cs="Courier New"/>
                <w:sz w:val="16"/>
              </w:rPr>
              <w:t xml:space="preserve">         "identity": "1808bd5f-62af-45f4-89d8-03c5e81bac30</w:t>
            </w:r>
            <w:proofErr w:type="gramStart"/>
            <w:r>
              <w:rPr>
                <w:rFonts w:ascii="Courier New" w:eastAsia="Courier New" w:hAnsi="Courier New" w:cs="Courier New"/>
                <w:sz w:val="16"/>
              </w:rPr>
              <w:t xml:space="preserve">",   </w:t>
            </w:r>
            <w:proofErr w:type="gramEnd"/>
            <w:r>
              <w:rPr>
                <w:rFonts w:ascii="Courier New" w:eastAsia="Courier New" w:hAnsi="Courier New" w:cs="Courier New"/>
                <w:sz w:val="16"/>
              </w:rPr>
              <w:t xml:space="preserve">       "properties": </w:t>
            </w:r>
          </w:p>
          <w:p w14:paraId="4E1A96D6" w14:textId="77777777" w:rsidR="00681A6C" w:rsidRDefault="00CA1699">
            <w:pPr>
              <w:spacing w:after="144" w:line="259" w:lineRule="auto"/>
              <w:ind w:left="151" w:firstLine="0"/>
            </w:pPr>
            <w:r>
              <w:rPr>
                <w:rFonts w:ascii="Courier New" w:eastAsia="Courier New" w:hAnsi="Courier New" w:cs="Courier New"/>
                <w:sz w:val="16"/>
              </w:rPr>
              <w:t>{"HttpMethod":"GET","Path":"/webhdfs/v1/Samples/Outputs/Drivers.csv","RequestContentLength":0,"Client</w:t>
            </w:r>
          </w:p>
          <w:p w14:paraId="6D195C2B" w14:textId="77777777" w:rsidR="00681A6C" w:rsidRDefault="00CA1699">
            <w:pPr>
              <w:tabs>
                <w:tab w:val="center" w:pos="6776"/>
              </w:tabs>
              <w:spacing w:after="37" w:line="259" w:lineRule="auto"/>
              <w:ind w:left="0" w:firstLine="0"/>
            </w:pPr>
            <w:r>
              <w:rPr>
                <w:color w:val="008AC8"/>
                <w:sz w:val="24"/>
              </w:rPr>
              <w:t xml:space="preserve"> </w:t>
            </w:r>
            <w:r>
              <w:rPr>
                <w:rFonts w:ascii="Courier New" w:eastAsia="Courier New" w:hAnsi="Courier New" w:cs="Courier New"/>
                <w:sz w:val="16"/>
              </w:rPr>
              <w:t xml:space="preserve">RequestId":"3b7adbd907T21:02:52.472Z","EndTime"-3519-4:"2016f28-a61c-07-bd89506163b8","StartTime":"2016-07T21:02:53.456Z"} </w:t>
            </w:r>
            <w:r>
              <w:rPr>
                <w:rFonts w:ascii="Courier New" w:eastAsia="Courier New" w:hAnsi="Courier New" w:cs="Courier New"/>
                <w:sz w:val="16"/>
              </w:rPr>
              <w:tab/>
              <w:t>-07-</w:t>
            </w:r>
          </w:p>
          <w:p w14:paraId="00F1C1F4" w14:textId="77777777" w:rsidR="00681A6C" w:rsidRDefault="00CA1699">
            <w:pPr>
              <w:spacing w:after="217" w:line="259" w:lineRule="auto"/>
              <w:ind w:left="151" w:firstLine="0"/>
            </w:pPr>
            <w:r>
              <w:rPr>
                <w:rFonts w:ascii="Courier New" w:eastAsia="Courier New" w:hAnsi="Courier New" w:cs="Courier New"/>
                <w:sz w:val="16"/>
              </w:rPr>
              <w:t xml:space="preserve">    } </w:t>
            </w:r>
          </w:p>
          <w:p w14:paraId="55AA6982" w14:textId="77777777" w:rsidR="00681A6C" w:rsidRDefault="00CA1699">
            <w:pPr>
              <w:tabs>
                <w:tab w:val="center" w:pos="1207"/>
              </w:tabs>
              <w:spacing w:after="0" w:line="259" w:lineRule="auto"/>
              <w:ind w:left="0" w:firstLine="0"/>
            </w:pPr>
            <w:r>
              <w:rPr>
                <w:color w:val="008AC8"/>
                <w:sz w:val="24"/>
              </w:rPr>
              <w:t xml:space="preserve"> </w:t>
            </w:r>
            <w:r>
              <w:rPr>
                <w:rFonts w:ascii="Courier New" w:eastAsia="Courier New" w:hAnsi="Courier New" w:cs="Courier New"/>
                <w:sz w:val="16"/>
              </w:rPr>
              <w:t xml:space="preserve">        ,. . . . </w:t>
            </w:r>
            <w:r>
              <w:rPr>
                <w:rFonts w:ascii="Courier New" w:eastAsia="Courier New" w:hAnsi="Courier New" w:cs="Courier New"/>
                <w:sz w:val="16"/>
              </w:rPr>
              <w:tab/>
              <w:t xml:space="preserve"> </w:t>
            </w:r>
          </w:p>
          <w:p w14:paraId="059E7F17" w14:textId="77777777" w:rsidR="00681A6C" w:rsidRDefault="00CA1699">
            <w:pPr>
              <w:spacing w:after="41" w:line="259" w:lineRule="auto"/>
              <w:ind w:left="151" w:firstLine="0"/>
            </w:pPr>
            <w:r>
              <w:rPr>
                <w:rFonts w:ascii="Courier New" w:eastAsia="Courier New" w:hAnsi="Courier New" w:cs="Courier New"/>
                <w:sz w:val="16"/>
              </w:rPr>
              <w:t xml:space="preserve">  ] </w:t>
            </w:r>
          </w:p>
          <w:p w14:paraId="2C7E52A6" w14:textId="77777777" w:rsidR="00681A6C" w:rsidRDefault="00CA1699">
            <w:pPr>
              <w:spacing w:after="0" w:line="259" w:lineRule="auto"/>
              <w:ind w:left="0" w:firstLine="0"/>
            </w:pPr>
            <w:r>
              <w:rPr>
                <w:color w:val="008AC8"/>
                <w:sz w:val="24"/>
              </w:rPr>
              <w:t xml:space="preserve"> </w:t>
            </w:r>
            <w:r>
              <w:rPr>
                <w:rFonts w:ascii="Courier New" w:eastAsia="Courier New" w:hAnsi="Courier New" w:cs="Courier New"/>
                <w:sz w:val="16"/>
              </w:rPr>
              <w:t xml:space="preserve">} </w:t>
            </w:r>
          </w:p>
        </w:tc>
      </w:tr>
    </w:tbl>
    <w:p w14:paraId="0AB0F55D" w14:textId="792908A7" w:rsidR="00681A6C" w:rsidRDefault="00CA1699" w:rsidP="00067D77">
      <w:pPr>
        <w:spacing w:after="139" w:line="259" w:lineRule="auto"/>
        <w:ind w:left="0" w:firstLine="0"/>
      </w:pPr>
      <w:r>
        <w:t xml:space="preserve"> </w:t>
      </w:r>
    </w:p>
    <w:p w14:paraId="41C1B9FE" w14:textId="77777777" w:rsidR="00681A6C" w:rsidRDefault="00CA1699">
      <w:pPr>
        <w:spacing w:after="0" w:line="259" w:lineRule="auto"/>
        <w:ind w:left="0" w:firstLine="0"/>
      </w:pPr>
      <w:r>
        <w:t xml:space="preserve"> </w:t>
      </w:r>
    </w:p>
    <w:p w14:paraId="40090A82" w14:textId="77777777" w:rsidR="00681A6C" w:rsidRDefault="00CA1699" w:rsidP="00067D77">
      <w:pPr>
        <w:ind w:left="0"/>
      </w:pPr>
      <w:r>
        <w:t xml:space="preserve">Request log schema </w:t>
      </w:r>
    </w:p>
    <w:tbl>
      <w:tblPr>
        <w:tblStyle w:val="TableGrid"/>
        <w:tblW w:w="7609" w:type="dxa"/>
        <w:tblInd w:w="0" w:type="dxa"/>
        <w:tblCellMar>
          <w:right w:w="64" w:type="dxa"/>
        </w:tblCellMar>
        <w:tblLook w:val="04A0" w:firstRow="1" w:lastRow="0" w:firstColumn="1" w:lastColumn="0" w:noHBand="0" w:noVBand="1"/>
      </w:tblPr>
      <w:tblGrid>
        <w:gridCol w:w="1433"/>
        <w:gridCol w:w="682"/>
        <w:gridCol w:w="5494"/>
      </w:tblGrid>
      <w:tr w:rsidR="00681A6C" w14:paraId="1EA405E7" w14:textId="77777777">
        <w:trPr>
          <w:trHeight w:val="499"/>
        </w:trPr>
        <w:tc>
          <w:tcPr>
            <w:tcW w:w="1433" w:type="dxa"/>
            <w:tcBorders>
              <w:top w:val="single" w:sz="4" w:space="0" w:color="008AC8"/>
              <w:left w:val="nil"/>
              <w:bottom w:val="nil"/>
              <w:right w:val="nil"/>
            </w:tcBorders>
            <w:shd w:val="clear" w:color="auto" w:fill="008AC8"/>
            <w:vAlign w:val="center"/>
          </w:tcPr>
          <w:p w14:paraId="35E4F0C6" w14:textId="77777777" w:rsidR="00681A6C" w:rsidRDefault="00CA1699">
            <w:pPr>
              <w:spacing w:after="0" w:line="259" w:lineRule="auto"/>
              <w:ind w:left="108" w:firstLine="0"/>
            </w:pPr>
            <w:r>
              <w:rPr>
                <w:b/>
                <w:color w:val="FFFFFF"/>
                <w:sz w:val="16"/>
              </w:rPr>
              <w:t xml:space="preserve">Name </w:t>
            </w:r>
          </w:p>
        </w:tc>
        <w:tc>
          <w:tcPr>
            <w:tcW w:w="682" w:type="dxa"/>
            <w:tcBorders>
              <w:top w:val="single" w:sz="4" w:space="0" w:color="008AC8"/>
              <w:left w:val="nil"/>
              <w:bottom w:val="nil"/>
              <w:right w:val="nil"/>
            </w:tcBorders>
            <w:shd w:val="clear" w:color="auto" w:fill="008AC8"/>
            <w:vAlign w:val="center"/>
          </w:tcPr>
          <w:p w14:paraId="2AF5A3B6" w14:textId="77777777" w:rsidR="00681A6C" w:rsidRDefault="00CA1699">
            <w:pPr>
              <w:spacing w:after="0" w:line="259" w:lineRule="auto"/>
              <w:ind w:left="50" w:firstLine="0"/>
            </w:pPr>
            <w:r>
              <w:rPr>
                <w:b/>
                <w:color w:val="FFFFFF"/>
                <w:sz w:val="16"/>
              </w:rPr>
              <w:t xml:space="preserve">Type </w:t>
            </w:r>
          </w:p>
        </w:tc>
        <w:tc>
          <w:tcPr>
            <w:tcW w:w="5495" w:type="dxa"/>
            <w:tcBorders>
              <w:top w:val="single" w:sz="4" w:space="0" w:color="008AC8"/>
              <w:left w:val="nil"/>
              <w:bottom w:val="nil"/>
              <w:right w:val="nil"/>
            </w:tcBorders>
            <w:shd w:val="clear" w:color="auto" w:fill="008AC8"/>
            <w:vAlign w:val="center"/>
          </w:tcPr>
          <w:p w14:paraId="2C965768" w14:textId="77777777" w:rsidR="00681A6C" w:rsidRDefault="00CA1699">
            <w:pPr>
              <w:spacing w:after="0" w:line="259" w:lineRule="auto"/>
              <w:ind w:left="0" w:right="45" w:firstLine="0"/>
              <w:jc w:val="center"/>
            </w:pPr>
            <w:r>
              <w:rPr>
                <w:b/>
                <w:color w:val="FFFFFF"/>
                <w:sz w:val="16"/>
              </w:rPr>
              <w:t xml:space="preserve">Description </w:t>
            </w:r>
          </w:p>
        </w:tc>
      </w:tr>
      <w:tr w:rsidR="00681A6C" w14:paraId="0E51F343" w14:textId="77777777">
        <w:trPr>
          <w:trHeight w:val="490"/>
        </w:trPr>
        <w:tc>
          <w:tcPr>
            <w:tcW w:w="1433" w:type="dxa"/>
            <w:tcBorders>
              <w:top w:val="nil"/>
              <w:left w:val="nil"/>
              <w:bottom w:val="single" w:sz="4" w:space="0" w:color="008AC8"/>
              <w:right w:val="nil"/>
            </w:tcBorders>
            <w:vAlign w:val="center"/>
          </w:tcPr>
          <w:p w14:paraId="15832F96" w14:textId="77777777" w:rsidR="00681A6C" w:rsidRDefault="00CA1699">
            <w:pPr>
              <w:spacing w:after="0" w:line="259" w:lineRule="auto"/>
              <w:ind w:left="108" w:firstLine="0"/>
            </w:pPr>
            <w:r>
              <w:rPr>
                <w:sz w:val="16"/>
              </w:rPr>
              <w:t xml:space="preserve">Time </w:t>
            </w:r>
          </w:p>
        </w:tc>
        <w:tc>
          <w:tcPr>
            <w:tcW w:w="682" w:type="dxa"/>
            <w:tcBorders>
              <w:top w:val="nil"/>
              <w:left w:val="nil"/>
              <w:bottom w:val="single" w:sz="4" w:space="0" w:color="008AC8"/>
              <w:right w:val="nil"/>
            </w:tcBorders>
            <w:vAlign w:val="center"/>
          </w:tcPr>
          <w:p w14:paraId="64C5379A" w14:textId="77777777" w:rsidR="00681A6C" w:rsidRDefault="00CA1699">
            <w:pPr>
              <w:spacing w:after="0" w:line="259" w:lineRule="auto"/>
              <w:ind w:left="0" w:firstLine="0"/>
            </w:pPr>
            <w:r>
              <w:rPr>
                <w:sz w:val="16"/>
              </w:rPr>
              <w:t xml:space="preserve">String </w:t>
            </w:r>
          </w:p>
        </w:tc>
        <w:tc>
          <w:tcPr>
            <w:tcW w:w="5495" w:type="dxa"/>
            <w:tcBorders>
              <w:top w:val="nil"/>
              <w:left w:val="nil"/>
              <w:bottom w:val="single" w:sz="4" w:space="0" w:color="008AC8"/>
              <w:right w:val="nil"/>
            </w:tcBorders>
            <w:vAlign w:val="center"/>
          </w:tcPr>
          <w:p w14:paraId="7CF2EBEE" w14:textId="77777777" w:rsidR="00681A6C" w:rsidRDefault="00CA1699">
            <w:pPr>
              <w:spacing w:after="0" w:line="259" w:lineRule="auto"/>
              <w:ind w:left="0" w:firstLine="0"/>
            </w:pPr>
            <w:r>
              <w:rPr>
                <w:sz w:val="16"/>
              </w:rPr>
              <w:t xml:space="preserve">The timestamp (in UTC) of the log </w:t>
            </w:r>
          </w:p>
        </w:tc>
      </w:tr>
      <w:tr w:rsidR="00681A6C" w14:paraId="0F9BCCE7" w14:textId="77777777">
        <w:trPr>
          <w:trHeight w:val="494"/>
        </w:trPr>
        <w:tc>
          <w:tcPr>
            <w:tcW w:w="1433" w:type="dxa"/>
            <w:tcBorders>
              <w:top w:val="single" w:sz="4" w:space="0" w:color="008AC8"/>
              <w:left w:val="nil"/>
              <w:bottom w:val="single" w:sz="4" w:space="0" w:color="008AC8"/>
              <w:right w:val="nil"/>
            </w:tcBorders>
            <w:vAlign w:val="center"/>
          </w:tcPr>
          <w:p w14:paraId="78EE1718" w14:textId="77777777" w:rsidR="00681A6C" w:rsidRDefault="00CA1699">
            <w:pPr>
              <w:spacing w:after="0" w:line="259" w:lineRule="auto"/>
              <w:ind w:left="108" w:firstLine="0"/>
            </w:pPr>
            <w:proofErr w:type="spellStart"/>
            <w:r>
              <w:rPr>
                <w:sz w:val="16"/>
              </w:rPr>
              <w:t>resourceId</w:t>
            </w:r>
            <w:proofErr w:type="spellEnd"/>
            <w:r>
              <w:rPr>
                <w:sz w:val="16"/>
              </w:rPr>
              <w:t xml:space="preserve"> </w:t>
            </w:r>
          </w:p>
        </w:tc>
        <w:tc>
          <w:tcPr>
            <w:tcW w:w="682" w:type="dxa"/>
            <w:tcBorders>
              <w:top w:val="single" w:sz="4" w:space="0" w:color="008AC8"/>
              <w:left w:val="nil"/>
              <w:bottom w:val="single" w:sz="4" w:space="0" w:color="008AC8"/>
              <w:right w:val="nil"/>
            </w:tcBorders>
            <w:vAlign w:val="center"/>
          </w:tcPr>
          <w:p w14:paraId="60F8F80A" w14:textId="77777777" w:rsidR="00681A6C" w:rsidRDefault="00CA1699">
            <w:pPr>
              <w:spacing w:after="0" w:line="259" w:lineRule="auto"/>
              <w:ind w:left="0" w:firstLine="0"/>
            </w:pPr>
            <w:r>
              <w:rPr>
                <w:sz w:val="16"/>
              </w:rPr>
              <w:t xml:space="preserve">String </w:t>
            </w:r>
          </w:p>
        </w:tc>
        <w:tc>
          <w:tcPr>
            <w:tcW w:w="5495" w:type="dxa"/>
            <w:tcBorders>
              <w:top w:val="single" w:sz="4" w:space="0" w:color="008AC8"/>
              <w:left w:val="nil"/>
              <w:bottom w:val="single" w:sz="4" w:space="0" w:color="008AC8"/>
              <w:right w:val="nil"/>
            </w:tcBorders>
            <w:vAlign w:val="center"/>
          </w:tcPr>
          <w:p w14:paraId="4A508F71" w14:textId="77777777" w:rsidR="00681A6C" w:rsidRDefault="00CA1699">
            <w:pPr>
              <w:spacing w:after="0" w:line="259" w:lineRule="auto"/>
              <w:ind w:left="0" w:firstLine="0"/>
            </w:pPr>
            <w:r>
              <w:rPr>
                <w:sz w:val="16"/>
              </w:rPr>
              <w:t xml:space="preserve">The ID of the resource that operation took place on </w:t>
            </w:r>
          </w:p>
        </w:tc>
      </w:tr>
      <w:tr w:rsidR="00681A6C" w14:paraId="363068AD" w14:textId="77777777">
        <w:trPr>
          <w:trHeight w:val="494"/>
        </w:trPr>
        <w:tc>
          <w:tcPr>
            <w:tcW w:w="1433" w:type="dxa"/>
            <w:tcBorders>
              <w:top w:val="single" w:sz="4" w:space="0" w:color="008AC8"/>
              <w:left w:val="nil"/>
              <w:bottom w:val="single" w:sz="4" w:space="0" w:color="008AC8"/>
              <w:right w:val="nil"/>
            </w:tcBorders>
            <w:vAlign w:val="center"/>
          </w:tcPr>
          <w:p w14:paraId="67106E24" w14:textId="77777777" w:rsidR="00681A6C" w:rsidRDefault="00CA1699">
            <w:pPr>
              <w:spacing w:after="0" w:line="259" w:lineRule="auto"/>
              <w:ind w:left="108" w:firstLine="0"/>
            </w:pPr>
            <w:r>
              <w:rPr>
                <w:sz w:val="16"/>
              </w:rPr>
              <w:t xml:space="preserve">category </w:t>
            </w:r>
          </w:p>
        </w:tc>
        <w:tc>
          <w:tcPr>
            <w:tcW w:w="682" w:type="dxa"/>
            <w:tcBorders>
              <w:top w:val="single" w:sz="4" w:space="0" w:color="008AC8"/>
              <w:left w:val="nil"/>
              <w:bottom w:val="single" w:sz="4" w:space="0" w:color="008AC8"/>
              <w:right w:val="nil"/>
            </w:tcBorders>
            <w:vAlign w:val="center"/>
          </w:tcPr>
          <w:p w14:paraId="7C5E4C11" w14:textId="77777777" w:rsidR="00681A6C" w:rsidRDefault="00CA1699">
            <w:pPr>
              <w:spacing w:after="0" w:line="259" w:lineRule="auto"/>
              <w:ind w:left="0" w:firstLine="0"/>
            </w:pPr>
            <w:r>
              <w:rPr>
                <w:sz w:val="16"/>
              </w:rPr>
              <w:t xml:space="preserve">String </w:t>
            </w:r>
          </w:p>
        </w:tc>
        <w:tc>
          <w:tcPr>
            <w:tcW w:w="5495" w:type="dxa"/>
            <w:tcBorders>
              <w:top w:val="single" w:sz="4" w:space="0" w:color="008AC8"/>
              <w:left w:val="nil"/>
              <w:bottom w:val="single" w:sz="4" w:space="0" w:color="008AC8"/>
              <w:right w:val="nil"/>
            </w:tcBorders>
            <w:vAlign w:val="center"/>
          </w:tcPr>
          <w:p w14:paraId="48992515" w14:textId="77777777" w:rsidR="00681A6C" w:rsidRDefault="00CA1699">
            <w:pPr>
              <w:spacing w:after="0" w:line="259" w:lineRule="auto"/>
              <w:ind w:left="0" w:firstLine="0"/>
            </w:pPr>
            <w:r>
              <w:rPr>
                <w:sz w:val="16"/>
              </w:rPr>
              <w:t xml:space="preserve">The log category. For example, </w:t>
            </w:r>
            <w:r>
              <w:rPr>
                <w:b/>
                <w:sz w:val="16"/>
              </w:rPr>
              <w:t>Requests</w:t>
            </w:r>
            <w:r>
              <w:rPr>
                <w:sz w:val="16"/>
              </w:rPr>
              <w:t xml:space="preserve">. </w:t>
            </w:r>
          </w:p>
        </w:tc>
      </w:tr>
      <w:tr w:rsidR="00681A6C" w14:paraId="34CBCA2A" w14:textId="77777777">
        <w:trPr>
          <w:trHeight w:val="494"/>
        </w:trPr>
        <w:tc>
          <w:tcPr>
            <w:tcW w:w="1433" w:type="dxa"/>
            <w:tcBorders>
              <w:top w:val="single" w:sz="4" w:space="0" w:color="008AC8"/>
              <w:left w:val="nil"/>
              <w:bottom w:val="single" w:sz="4" w:space="0" w:color="008AC8"/>
              <w:right w:val="nil"/>
            </w:tcBorders>
            <w:vAlign w:val="center"/>
          </w:tcPr>
          <w:p w14:paraId="7A2C8AB6" w14:textId="77777777" w:rsidR="00681A6C" w:rsidRDefault="00CA1699">
            <w:pPr>
              <w:spacing w:after="0" w:line="259" w:lineRule="auto"/>
              <w:ind w:left="108" w:firstLine="0"/>
            </w:pPr>
            <w:proofErr w:type="spellStart"/>
            <w:r>
              <w:rPr>
                <w:sz w:val="16"/>
              </w:rPr>
              <w:t>operationName</w:t>
            </w:r>
            <w:proofErr w:type="spellEnd"/>
            <w:r>
              <w:rPr>
                <w:sz w:val="16"/>
              </w:rPr>
              <w:t xml:space="preserve"> </w:t>
            </w:r>
          </w:p>
        </w:tc>
        <w:tc>
          <w:tcPr>
            <w:tcW w:w="682" w:type="dxa"/>
            <w:tcBorders>
              <w:top w:val="single" w:sz="4" w:space="0" w:color="008AC8"/>
              <w:left w:val="nil"/>
              <w:bottom w:val="single" w:sz="4" w:space="0" w:color="008AC8"/>
              <w:right w:val="nil"/>
            </w:tcBorders>
            <w:vAlign w:val="center"/>
          </w:tcPr>
          <w:p w14:paraId="19D26E77" w14:textId="77777777" w:rsidR="00681A6C" w:rsidRDefault="00CA1699">
            <w:pPr>
              <w:spacing w:after="0" w:line="259" w:lineRule="auto"/>
              <w:ind w:left="0" w:firstLine="0"/>
            </w:pPr>
            <w:r>
              <w:rPr>
                <w:sz w:val="16"/>
              </w:rPr>
              <w:t xml:space="preserve">String </w:t>
            </w:r>
          </w:p>
        </w:tc>
        <w:tc>
          <w:tcPr>
            <w:tcW w:w="5495" w:type="dxa"/>
            <w:tcBorders>
              <w:top w:val="single" w:sz="4" w:space="0" w:color="008AC8"/>
              <w:left w:val="nil"/>
              <w:bottom w:val="single" w:sz="4" w:space="0" w:color="008AC8"/>
              <w:right w:val="nil"/>
            </w:tcBorders>
            <w:vAlign w:val="center"/>
          </w:tcPr>
          <w:p w14:paraId="38E498EF" w14:textId="77777777" w:rsidR="00681A6C" w:rsidRDefault="00CA1699">
            <w:pPr>
              <w:spacing w:after="0" w:line="259" w:lineRule="auto"/>
              <w:ind w:left="0" w:firstLine="0"/>
            </w:pPr>
            <w:r>
              <w:rPr>
                <w:sz w:val="16"/>
              </w:rPr>
              <w:t xml:space="preserve">Name of the operation that is logged. For example, </w:t>
            </w:r>
            <w:proofErr w:type="spellStart"/>
            <w:r>
              <w:rPr>
                <w:sz w:val="16"/>
              </w:rPr>
              <w:t>getfilestatus</w:t>
            </w:r>
            <w:proofErr w:type="spellEnd"/>
            <w:r>
              <w:rPr>
                <w:sz w:val="16"/>
              </w:rPr>
              <w:t xml:space="preserve">. </w:t>
            </w:r>
          </w:p>
        </w:tc>
      </w:tr>
      <w:tr w:rsidR="00681A6C" w14:paraId="65C7A7D3" w14:textId="77777777">
        <w:trPr>
          <w:trHeight w:val="494"/>
        </w:trPr>
        <w:tc>
          <w:tcPr>
            <w:tcW w:w="1433" w:type="dxa"/>
            <w:tcBorders>
              <w:top w:val="single" w:sz="4" w:space="0" w:color="008AC8"/>
              <w:left w:val="nil"/>
              <w:bottom w:val="single" w:sz="4" w:space="0" w:color="008AC8"/>
              <w:right w:val="nil"/>
            </w:tcBorders>
            <w:vAlign w:val="center"/>
          </w:tcPr>
          <w:p w14:paraId="09176FB9" w14:textId="77777777" w:rsidR="00681A6C" w:rsidRDefault="00CA1699">
            <w:pPr>
              <w:spacing w:after="0" w:line="259" w:lineRule="auto"/>
              <w:ind w:left="108" w:firstLine="0"/>
            </w:pPr>
            <w:proofErr w:type="spellStart"/>
            <w:r>
              <w:rPr>
                <w:sz w:val="16"/>
              </w:rPr>
              <w:t>resultType</w:t>
            </w:r>
            <w:proofErr w:type="spellEnd"/>
            <w:r>
              <w:rPr>
                <w:sz w:val="16"/>
              </w:rPr>
              <w:t xml:space="preserve"> </w:t>
            </w:r>
          </w:p>
        </w:tc>
        <w:tc>
          <w:tcPr>
            <w:tcW w:w="682" w:type="dxa"/>
            <w:tcBorders>
              <w:top w:val="single" w:sz="4" w:space="0" w:color="008AC8"/>
              <w:left w:val="nil"/>
              <w:bottom w:val="single" w:sz="4" w:space="0" w:color="008AC8"/>
              <w:right w:val="nil"/>
            </w:tcBorders>
            <w:vAlign w:val="center"/>
          </w:tcPr>
          <w:p w14:paraId="6325C41A" w14:textId="77777777" w:rsidR="00681A6C" w:rsidRDefault="00CA1699">
            <w:pPr>
              <w:spacing w:after="0" w:line="259" w:lineRule="auto"/>
              <w:ind w:left="0" w:firstLine="0"/>
            </w:pPr>
            <w:r>
              <w:rPr>
                <w:sz w:val="16"/>
              </w:rPr>
              <w:t xml:space="preserve">String </w:t>
            </w:r>
          </w:p>
        </w:tc>
        <w:tc>
          <w:tcPr>
            <w:tcW w:w="5495" w:type="dxa"/>
            <w:tcBorders>
              <w:top w:val="single" w:sz="4" w:space="0" w:color="008AC8"/>
              <w:left w:val="nil"/>
              <w:bottom w:val="single" w:sz="4" w:space="0" w:color="008AC8"/>
              <w:right w:val="nil"/>
            </w:tcBorders>
            <w:vAlign w:val="center"/>
          </w:tcPr>
          <w:p w14:paraId="3AE1069E" w14:textId="77777777" w:rsidR="00681A6C" w:rsidRDefault="00CA1699">
            <w:pPr>
              <w:spacing w:after="0" w:line="259" w:lineRule="auto"/>
              <w:ind w:left="0" w:firstLine="0"/>
            </w:pPr>
            <w:r>
              <w:rPr>
                <w:sz w:val="16"/>
              </w:rPr>
              <w:t xml:space="preserve">The status of the operation, For example, 200. </w:t>
            </w:r>
          </w:p>
        </w:tc>
      </w:tr>
      <w:tr w:rsidR="00681A6C" w14:paraId="6DF43985" w14:textId="77777777">
        <w:trPr>
          <w:trHeight w:val="495"/>
        </w:trPr>
        <w:tc>
          <w:tcPr>
            <w:tcW w:w="1433" w:type="dxa"/>
            <w:tcBorders>
              <w:top w:val="single" w:sz="4" w:space="0" w:color="008AC8"/>
              <w:left w:val="nil"/>
              <w:bottom w:val="single" w:sz="4" w:space="0" w:color="008AC8"/>
              <w:right w:val="nil"/>
            </w:tcBorders>
            <w:vAlign w:val="center"/>
          </w:tcPr>
          <w:p w14:paraId="377E2DFB" w14:textId="77777777" w:rsidR="00681A6C" w:rsidRDefault="00CA1699">
            <w:pPr>
              <w:spacing w:after="0" w:line="259" w:lineRule="auto"/>
              <w:ind w:left="108" w:firstLine="0"/>
            </w:pPr>
            <w:proofErr w:type="spellStart"/>
            <w:r>
              <w:rPr>
                <w:sz w:val="16"/>
              </w:rPr>
              <w:t>callerIpAddress</w:t>
            </w:r>
            <w:proofErr w:type="spellEnd"/>
            <w:r>
              <w:rPr>
                <w:sz w:val="16"/>
              </w:rPr>
              <w:t xml:space="preserve"> </w:t>
            </w:r>
          </w:p>
        </w:tc>
        <w:tc>
          <w:tcPr>
            <w:tcW w:w="682" w:type="dxa"/>
            <w:tcBorders>
              <w:top w:val="single" w:sz="4" w:space="0" w:color="008AC8"/>
              <w:left w:val="nil"/>
              <w:bottom w:val="single" w:sz="4" w:space="0" w:color="008AC8"/>
              <w:right w:val="nil"/>
            </w:tcBorders>
            <w:vAlign w:val="center"/>
          </w:tcPr>
          <w:p w14:paraId="7EB6D856" w14:textId="77777777" w:rsidR="00681A6C" w:rsidRDefault="00CA1699">
            <w:pPr>
              <w:spacing w:after="0" w:line="259" w:lineRule="auto"/>
              <w:ind w:left="0" w:firstLine="0"/>
            </w:pPr>
            <w:r>
              <w:rPr>
                <w:sz w:val="16"/>
              </w:rPr>
              <w:t xml:space="preserve">String </w:t>
            </w:r>
          </w:p>
        </w:tc>
        <w:tc>
          <w:tcPr>
            <w:tcW w:w="5495" w:type="dxa"/>
            <w:tcBorders>
              <w:top w:val="single" w:sz="4" w:space="0" w:color="008AC8"/>
              <w:left w:val="nil"/>
              <w:bottom w:val="single" w:sz="4" w:space="0" w:color="008AC8"/>
              <w:right w:val="nil"/>
            </w:tcBorders>
            <w:vAlign w:val="center"/>
          </w:tcPr>
          <w:p w14:paraId="4796597F" w14:textId="77777777" w:rsidR="00681A6C" w:rsidRDefault="00CA1699">
            <w:pPr>
              <w:spacing w:after="0" w:line="259" w:lineRule="auto"/>
              <w:ind w:left="0" w:firstLine="0"/>
            </w:pPr>
            <w:r>
              <w:rPr>
                <w:sz w:val="16"/>
              </w:rPr>
              <w:t xml:space="preserve">The IP address of the client making the request </w:t>
            </w:r>
          </w:p>
        </w:tc>
      </w:tr>
      <w:tr w:rsidR="00681A6C" w14:paraId="54706159" w14:textId="77777777">
        <w:trPr>
          <w:trHeight w:val="497"/>
        </w:trPr>
        <w:tc>
          <w:tcPr>
            <w:tcW w:w="1433" w:type="dxa"/>
            <w:tcBorders>
              <w:top w:val="single" w:sz="4" w:space="0" w:color="008AC8"/>
              <w:left w:val="nil"/>
              <w:bottom w:val="single" w:sz="4" w:space="0" w:color="008AC8"/>
              <w:right w:val="nil"/>
            </w:tcBorders>
            <w:vAlign w:val="center"/>
          </w:tcPr>
          <w:p w14:paraId="4D4FA218" w14:textId="77777777" w:rsidR="00681A6C" w:rsidRDefault="00CA1699">
            <w:pPr>
              <w:spacing w:after="0" w:line="259" w:lineRule="auto"/>
              <w:ind w:left="108" w:firstLine="0"/>
            </w:pPr>
            <w:proofErr w:type="spellStart"/>
            <w:r>
              <w:rPr>
                <w:sz w:val="16"/>
              </w:rPr>
              <w:t>correlationId</w:t>
            </w:r>
            <w:proofErr w:type="spellEnd"/>
            <w:r>
              <w:rPr>
                <w:sz w:val="16"/>
              </w:rPr>
              <w:t xml:space="preserve"> </w:t>
            </w:r>
          </w:p>
        </w:tc>
        <w:tc>
          <w:tcPr>
            <w:tcW w:w="682" w:type="dxa"/>
            <w:tcBorders>
              <w:top w:val="single" w:sz="4" w:space="0" w:color="008AC8"/>
              <w:left w:val="nil"/>
              <w:bottom w:val="single" w:sz="4" w:space="0" w:color="008AC8"/>
              <w:right w:val="nil"/>
            </w:tcBorders>
            <w:vAlign w:val="center"/>
          </w:tcPr>
          <w:p w14:paraId="030A5973" w14:textId="77777777" w:rsidR="00681A6C" w:rsidRDefault="00CA1699">
            <w:pPr>
              <w:spacing w:after="0" w:line="259" w:lineRule="auto"/>
              <w:ind w:left="0" w:firstLine="0"/>
            </w:pPr>
            <w:r>
              <w:rPr>
                <w:sz w:val="16"/>
              </w:rPr>
              <w:t xml:space="preserve">String </w:t>
            </w:r>
          </w:p>
        </w:tc>
        <w:tc>
          <w:tcPr>
            <w:tcW w:w="5495" w:type="dxa"/>
            <w:tcBorders>
              <w:top w:val="single" w:sz="4" w:space="0" w:color="008AC8"/>
              <w:left w:val="nil"/>
              <w:bottom w:val="single" w:sz="4" w:space="0" w:color="008AC8"/>
              <w:right w:val="nil"/>
            </w:tcBorders>
            <w:vAlign w:val="center"/>
          </w:tcPr>
          <w:p w14:paraId="3F164561" w14:textId="77777777" w:rsidR="00681A6C" w:rsidRDefault="00CA1699">
            <w:pPr>
              <w:spacing w:after="0" w:line="259" w:lineRule="auto"/>
              <w:ind w:left="0" w:firstLine="0"/>
              <w:jc w:val="both"/>
            </w:pPr>
            <w:r>
              <w:rPr>
                <w:sz w:val="16"/>
              </w:rPr>
              <w:t xml:space="preserve">The ID of the log that can used to group together a set of related log entries </w:t>
            </w:r>
          </w:p>
        </w:tc>
      </w:tr>
      <w:tr w:rsidR="00681A6C" w14:paraId="36CEBAD8" w14:textId="77777777">
        <w:trPr>
          <w:trHeight w:val="494"/>
        </w:trPr>
        <w:tc>
          <w:tcPr>
            <w:tcW w:w="1433" w:type="dxa"/>
            <w:tcBorders>
              <w:top w:val="single" w:sz="4" w:space="0" w:color="008AC8"/>
              <w:left w:val="nil"/>
              <w:bottom w:val="single" w:sz="4" w:space="0" w:color="008AC8"/>
              <w:right w:val="nil"/>
            </w:tcBorders>
            <w:vAlign w:val="center"/>
          </w:tcPr>
          <w:p w14:paraId="76536C45" w14:textId="77777777" w:rsidR="00681A6C" w:rsidRDefault="00CA1699">
            <w:pPr>
              <w:spacing w:after="0" w:line="259" w:lineRule="auto"/>
              <w:ind w:left="108" w:firstLine="0"/>
            </w:pPr>
            <w:r>
              <w:rPr>
                <w:sz w:val="16"/>
              </w:rPr>
              <w:t xml:space="preserve">identity </w:t>
            </w:r>
          </w:p>
        </w:tc>
        <w:tc>
          <w:tcPr>
            <w:tcW w:w="682" w:type="dxa"/>
            <w:tcBorders>
              <w:top w:val="single" w:sz="4" w:space="0" w:color="008AC8"/>
              <w:left w:val="nil"/>
              <w:bottom w:val="single" w:sz="4" w:space="0" w:color="008AC8"/>
              <w:right w:val="nil"/>
            </w:tcBorders>
            <w:vAlign w:val="center"/>
          </w:tcPr>
          <w:p w14:paraId="796D8434" w14:textId="77777777" w:rsidR="00681A6C" w:rsidRDefault="00CA1699">
            <w:pPr>
              <w:spacing w:after="0" w:line="259" w:lineRule="auto"/>
              <w:ind w:left="0" w:firstLine="0"/>
            </w:pPr>
            <w:r>
              <w:rPr>
                <w:sz w:val="16"/>
              </w:rPr>
              <w:t xml:space="preserve">Object </w:t>
            </w:r>
          </w:p>
        </w:tc>
        <w:tc>
          <w:tcPr>
            <w:tcW w:w="5495" w:type="dxa"/>
            <w:tcBorders>
              <w:top w:val="single" w:sz="4" w:space="0" w:color="008AC8"/>
              <w:left w:val="nil"/>
              <w:bottom w:val="single" w:sz="4" w:space="0" w:color="008AC8"/>
              <w:right w:val="nil"/>
            </w:tcBorders>
            <w:vAlign w:val="center"/>
          </w:tcPr>
          <w:p w14:paraId="7975C9E1" w14:textId="77777777" w:rsidR="00681A6C" w:rsidRDefault="00CA1699">
            <w:pPr>
              <w:spacing w:after="0" w:line="259" w:lineRule="auto"/>
              <w:ind w:left="0" w:firstLine="0"/>
            </w:pPr>
            <w:r>
              <w:rPr>
                <w:sz w:val="16"/>
              </w:rPr>
              <w:t xml:space="preserve">The identity that generated the log </w:t>
            </w:r>
          </w:p>
        </w:tc>
      </w:tr>
      <w:tr w:rsidR="00681A6C" w14:paraId="05764854" w14:textId="77777777">
        <w:trPr>
          <w:trHeight w:val="494"/>
        </w:trPr>
        <w:tc>
          <w:tcPr>
            <w:tcW w:w="1433" w:type="dxa"/>
            <w:tcBorders>
              <w:top w:val="single" w:sz="4" w:space="0" w:color="008AC8"/>
              <w:left w:val="nil"/>
              <w:bottom w:val="single" w:sz="4" w:space="0" w:color="008AC8"/>
              <w:right w:val="nil"/>
            </w:tcBorders>
            <w:vAlign w:val="center"/>
          </w:tcPr>
          <w:p w14:paraId="33E2BEEB" w14:textId="77777777" w:rsidR="00681A6C" w:rsidRDefault="00CA1699">
            <w:pPr>
              <w:spacing w:after="0" w:line="259" w:lineRule="auto"/>
              <w:ind w:left="108" w:firstLine="0"/>
            </w:pPr>
            <w:r>
              <w:rPr>
                <w:sz w:val="16"/>
              </w:rPr>
              <w:t xml:space="preserve">properties </w:t>
            </w:r>
          </w:p>
        </w:tc>
        <w:tc>
          <w:tcPr>
            <w:tcW w:w="682" w:type="dxa"/>
            <w:tcBorders>
              <w:top w:val="single" w:sz="4" w:space="0" w:color="008AC8"/>
              <w:left w:val="nil"/>
              <w:bottom w:val="single" w:sz="4" w:space="0" w:color="008AC8"/>
              <w:right w:val="nil"/>
            </w:tcBorders>
            <w:vAlign w:val="center"/>
          </w:tcPr>
          <w:p w14:paraId="1CC31E08" w14:textId="77777777" w:rsidR="00681A6C" w:rsidRDefault="00CA1699">
            <w:pPr>
              <w:spacing w:after="0" w:line="259" w:lineRule="auto"/>
              <w:ind w:left="0" w:firstLine="0"/>
            </w:pPr>
            <w:r>
              <w:rPr>
                <w:sz w:val="16"/>
              </w:rPr>
              <w:t xml:space="preserve">JSON </w:t>
            </w:r>
          </w:p>
        </w:tc>
        <w:tc>
          <w:tcPr>
            <w:tcW w:w="5495" w:type="dxa"/>
            <w:tcBorders>
              <w:top w:val="single" w:sz="4" w:space="0" w:color="008AC8"/>
              <w:left w:val="nil"/>
              <w:bottom w:val="single" w:sz="4" w:space="0" w:color="008AC8"/>
              <w:right w:val="nil"/>
            </w:tcBorders>
            <w:vAlign w:val="center"/>
          </w:tcPr>
          <w:p w14:paraId="0463D886" w14:textId="77777777" w:rsidR="00681A6C" w:rsidRDefault="00CA1699">
            <w:pPr>
              <w:spacing w:after="0" w:line="259" w:lineRule="auto"/>
              <w:ind w:left="0" w:firstLine="0"/>
            </w:pPr>
            <w:r>
              <w:rPr>
                <w:sz w:val="16"/>
              </w:rPr>
              <w:t xml:space="preserve">See below for details </w:t>
            </w:r>
          </w:p>
        </w:tc>
      </w:tr>
    </w:tbl>
    <w:p w14:paraId="25C1621C" w14:textId="77777777" w:rsidR="00681A6C" w:rsidRDefault="00CA1699">
      <w:pPr>
        <w:spacing w:after="115" w:line="259" w:lineRule="auto"/>
        <w:ind w:left="0" w:firstLine="0"/>
      </w:pPr>
      <w:r>
        <w:t xml:space="preserve"> </w:t>
      </w:r>
    </w:p>
    <w:p w14:paraId="06DD8A5E" w14:textId="77777777" w:rsidR="00681A6C" w:rsidRDefault="00CA1699">
      <w:pPr>
        <w:spacing w:after="0" w:line="259" w:lineRule="auto"/>
        <w:ind w:left="-5"/>
      </w:pPr>
      <w:r>
        <w:rPr>
          <w:sz w:val="20"/>
        </w:rPr>
        <w:t xml:space="preserve">Request log schema properties </w:t>
      </w:r>
    </w:p>
    <w:tbl>
      <w:tblPr>
        <w:tblStyle w:val="TableGrid"/>
        <w:tblW w:w="6925" w:type="dxa"/>
        <w:tblInd w:w="0" w:type="dxa"/>
        <w:tblCellMar>
          <w:right w:w="62" w:type="dxa"/>
        </w:tblCellMar>
        <w:tblLook w:val="04A0" w:firstRow="1" w:lastRow="0" w:firstColumn="1" w:lastColumn="0" w:noHBand="0" w:noVBand="1"/>
      </w:tblPr>
      <w:tblGrid>
        <w:gridCol w:w="1949"/>
        <w:gridCol w:w="637"/>
        <w:gridCol w:w="4339"/>
      </w:tblGrid>
      <w:tr w:rsidR="00681A6C" w14:paraId="651D9CFC" w14:textId="77777777">
        <w:trPr>
          <w:trHeight w:val="504"/>
        </w:trPr>
        <w:tc>
          <w:tcPr>
            <w:tcW w:w="1949" w:type="dxa"/>
            <w:tcBorders>
              <w:top w:val="nil"/>
              <w:left w:val="nil"/>
              <w:bottom w:val="nil"/>
              <w:right w:val="nil"/>
            </w:tcBorders>
            <w:shd w:val="clear" w:color="auto" w:fill="008AC8"/>
            <w:vAlign w:val="center"/>
          </w:tcPr>
          <w:p w14:paraId="7C11E27B" w14:textId="77777777" w:rsidR="00681A6C" w:rsidRDefault="00CA1699">
            <w:pPr>
              <w:spacing w:after="0" w:line="259" w:lineRule="auto"/>
              <w:ind w:left="0" w:right="48" w:firstLine="0"/>
              <w:jc w:val="center"/>
            </w:pPr>
            <w:r>
              <w:rPr>
                <w:b/>
                <w:color w:val="FFFFFF"/>
                <w:sz w:val="16"/>
              </w:rPr>
              <w:t xml:space="preserve">Name </w:t>
            </w:r>
          </w:p>
        </w:tc>
        <w:tc>
          <w:tcPr>
            <w:tcW w:w="637" w:type="dxa"/>
            <w:tcBorders>
              <w:top w:val="nil"/>
              <w:left w:val="nil"/>
              <w:bottom w:val="nil"/>
              <w:right w:val="nil"/>
            </w:tcBorders>
            <w:shd w:val="clear" w:color="auto" w:fill="008AC8"/>
            <w:vAlign w:val="center"/>
          </w:tcPr>
          <w:p w14:paraId="552A7A93" w14:textId="77777777" w:rsidR="00681A6C" w:rsidRDefault="00CA1699">
            <w:pPr>
              <w:spacing w:after="0" w:line="259" w:lineRule="auto"/>
              <w:ind w:left="26" w:firstLine="0"/>
            </w:pPr>
            <w:r>
              <w:rPr>
                <w:b/>
                <w:color w:val="FFFFFF"/>
                <w:sz w:val="16"/>
              </w:rPr>
              <w:t xml:space="preserve">Type </w:t>
            </w:r>
          </w:p>
        </w:tc>
        <w:tc>
          <w:tcPr>
            <w:tcW w:w="4340" w:type="dxa"/>
            <w:tcBorders>
              <w:top w:val="nil"/>
              <w:left w:val="nil"/>
              <w:bottom w:val="nil"/>
              <w:right w:val="nil"/>
            </w:tcBorders>
            <w:shd w:val="clear" w:color="auto" w:fill="008AC8"/>
            <w:vAlign w:val="center"/>
          </w:tcPr>
          <w:p w14:paraId="59AD36D6" w14:textId="77777777" w:rsidR="00681A6C" w:rsidRDefault="00CA1699">
            <w:pPr>
              <w:spacing w:after="0" w:line="259" w:lineRule="auto"/>
              <w:ind w:left="0" w:right="46" w:firstLine="0"/>
              <w:jc w:val="center"/>
            </w:pPr>
            <w:r>
              <w:rPr>
                <w:b/>
                <w:color w:val="FFFFFF"/>
                <w:sz w:val="16"/>
              </w:rPr>
              <w:t xml:space="preserve">Description </w:t>
            </w:r>
          </w:p>
        </w:tc>
      </w:tr>
      <w:tr w:rsidR="00681A6C" w14:paraId="39A678EA" w14:textId="77777777">
        <w:trPr>
          <w:trHeight w:val="490"/>
        </w:trPr>
        <w:tc>
          <w:tcPr>
            <w:tcW w:w="1949" w:type="dxa"/>
            <w:tcBorders>
              <w:top w:val="nil"/>
              <w:left w:val="nil"/>
              <w:bottom w:val="single" w:sz="4" w:space="0" w:color="008AC8"/>
              <w:right w:val="nil"/>
            </w:tcBorders>
            <w:vAlign w:val="center"/>
          </w:tcPr>
          <w:p w14:paraId="3C1C694E" w14:textId="77777777" w:rsidR="00681A6C" w:rsidRDefault="00CA1699">
            <w:pPr>
              <w:spacing w:after="0" w:line="259" w:lineRule="auto"/>
              <w:ind w:left="108" w:firstLine="0"/>
            </w:pPr>
            <w:proofErr w:type="spellStart"/>
            <w:r>
              <w:rPr>
                <w:sz w:val="16"/>
              </w:rPr>
              <w:lastRenderedPageBreak/>
              <w:t>HttpMethod</w:t>
            </w:r>
            <w:proofErr w:type="spellEnd"/>
            <w:r>
              <w:rPr>
                <w:sz w:val="16"/>
              </w:rPr>
              <w:t xml:space="preserve"> </w:t>
            </w:r>
          </w:p>
        </w:tc>
        <w:tc>
          <w:tcPr>
            <w:tcW w:w="637" w:type="dxa"/>
            <w:tcBorders>
              <w:top w:val="nil"/>
              <w:left w:val="nil"/>
              <w:bottom w:val="single" w:sz="4" w:space="0" w:color="008AC8"/>
              <w:right w:val="nil"/>
            </w:tcBorders>
            <w:vAlign w:val="center"/>
          </w:tcPr>
          <w:p w14:paraId="2900B58C" w14:textId="77777777" w:rsidR="00681A6C" w:rsidRDefault="00CA1699">
            <w:pPr>
              <w:spacing w:after="0" w:line="259" w:lineRule="auto"/>
              <w:ind w:left="0" w:firstLine="0"/>
            </w:pPr>
            <w:r>
              <w:rPr>
                <w:sz w:val="16"/>
              </w:rPr>
              <w:t xml:space="preserve">String </w:t>
            </w:r>
          </w:p>
        </w:tc>
        <w:tc>
          <w:tcPr>
            <w:tcW w:w="4340" w:type="dxa"/>
            <w:tcBorders>
              <w:top w:val="nil"/>
              <w:left w:val="nil"/>
              <w:bottom w:val="single" w:sz="4" w:space="0" w:color="008AC8"/>
              <w:right w:val="nil"/>
            </w:tcBorders>
            <w:vAlign w:val="center"/>
          </w:tcPr>
          <w:p w14:paraId="1B417808" w14:textId="77777777" w:rsidR="00681A6C" w:rsidRDefault="00CA1699">
            <w:pPr>
              <w:spacing w:after="0" w:line="259" w:lineRule="auto"/>
              <w:ind w:left="0" w:firstLine="0"/>
              <w:jc w:val="both"/>
            </w:pPr>
            <w:r>
              <w:rPr>
                <w:sz w:val="16"/>
              </w:rPr>
              <w:t xml:space="preserve">The HTTP Method used for the operation. For example, GET. </w:t>
            </w:r>
          </w:p>
        </w:tc>
      </w:tr>
      <w:tr w:rsidR="00681A6C" w14:paraId="777D80C4" w14:textId="77777777">
        <w:trPr>
          <w:trHeight w:val="494"/>
        </w:trPr>
        <w:tc>
          <w:tcPr>
            <w:tcW w:w="1949" w:type="dxa"/>
            <w:tcBorders>
              <w:top w:val="single" w:sz="4" w:space="0" w:color="008AC8"/>
              <w:left w:val="nil"/>
              <w:bottom w:val="single" w:sz="4" w:space="0" w:color="008AC8"/>
              <w:right w:val="nil"/>
            </w:tcBorders>
            <w:vAlign w:val="center"/>
          </w:tcPr>
          <w:p w14:paraId="427970B7" w14:textId="77777777" w:rsidR="00681A6C" w:rsidRDefault="00CA1699">
            <w:pPr>
              <w:spacing w:after="0" w:line="259" w:lineRule="auto"/>
              <w:ind w:left="108" w:firstLine="0"/>
            </w:pPr>
            <w:r>
              <w:rPr>
                <w:sz w:val="16"/>
              </w:rPr>
              <w:t xml:space="preserve">Path </w:t>
            </w:r>
          </w:p>
        </w:tc>
        <w:tc>
          <w:tcPr>
            <w:tcW w:w="637" w:type="dxa"/>
            <w:tcBorders>
              <w:top w:val="single" w:sz="4" w:space="0" w:color="008AC8"/>
              <w:left w:val="nil"/>
              <w:bottom w:val="single" w:sz="4" w:space="0" w:color="008AC8"/>
              <w:right w:val="nil"/>
            </w:tcBorders>
            <w:vAlign w:val="center"/>
          </w:tcPr>
          <w:p w14:paraId="47E5EFCD" w14:textId="77777777" w:rsidR="00681A6C" w:rsidRDefault="00CA1699">
            <w:pPr>
              <w:spacing w:after="0" w:line="259" w:lineRule="auto"/>
              <w:ind w:left="0" w:firstLine="0"/>
            </w:pPr>
            <w:r>
              <w:rPr>
                <w:sz w:val="16"/>
              </w:rPr>
              <w:t xml:space="preserve">String </w:t>
            </w:r>
          </w:p>
        </w:tc>
        <w:tc>
          <w:tcPr>
            <w:tcW w:w="4340" w:type="dxa"/>
            <w:tcBorders>
              <w:top w:val="single" w:sz="4" w:space="0" w:color="008AC8"/>
              <w:left w:val="nil"/>
              <w:bottom w:val="single" w:sz="4" w:space="0" w:color="008AC8"/>
              <w:right w:val="nil"/>
            </w:tcBorders>
            <w:vAlign w:val="center"/>
          </w:tcPr>
          <w:p w14:paraId="5B2D64B6" w14:textId="77777777" w:rsidR="00681A6C" w:rsidRDefault="00CA1699">
            <w:pPr>
              <w:spacing w:after="0" w:line="259" w:lineRule="auto"/>
              <w:ind w:left="0" w:firstLine="0"/>
            </w:pPr>
            <w:r>
              <w:rPr>
                <w:sz w:val="16"/>
              </w:rPr>
              <w:t xml:space="preserve">The path the operation was performed on </w:t>
            </w:r>
          </w:p>
        </w:tc>
      </w:tr>
      <w:tr w:rsidR="00681A6C" w14:paraId="743DD2B4" w14:textId="77777777">
        <w:trPr>
          <w:trHeight w:val="494"/>
        </w:trPr>
        <w:tc>
          <w:tcPr>
            <w:tcW w:w="1949" w:type="dxa"/>
            <w:tcBorders>
              <w:top w:val="single" w:sz="4" w:space="0" w:color="008AC8"/>
              <w:left w:val="nil"/>
              <w:bottom w:val="single" w:sz="4" w:space="0" w:color="008AC8"/>
              <w:right w:val="nil"/>
            </w:tcBorders>
            <w:vAlign w:val="center"/>
          </w:tcPr>
          <w:p w14:paraId="24C1D990" w14:textId="77777777" w:rsidR="00681A6C" w:rsidRDefault="00CA1699">
            <w:pPr>
              <w:spacing w:after="0" w:line="259" w:lineRule="auto"/>
              <w:ind w:left="108" w:firstLine="0"/>
            </w:pPr>
            <w:proofErr w:type="spellStart"/>
            <w:r>
              <w:rPr>
                <w:sz w:val="16"/>
              </w:rPr>
              <w:t>RequestContentLength</w:t>
            </w:r>
            <w:proofErr w:type="spellEnd"/>
            <w:r>
              <w:rPr>
                <w:sz w:val="16"/>
              </w:rPr>
              <w:t xml:space="preserve"> </w:t>
            </w:r>
          </w:p>
        </w:tc>
        <w:tc>
          <w:tcPr>
            <w:tcW w:w="637" w:type="dxa"/>
            <w:tcBorders>
              <w:top w:val="single" w:sz="4" w:space="0" w:color="008AC8"/>
              <w:left w:val="nil"/>
              <w:bottom w:val="single" w:sz="4" w:space="0" w:color="008AC8"/>
              <w:right w:val="nil"/>
            </w:tcBorders>
            <w:vAlign w:val="center"/>
          </w:tcPr>
          <w:p w14:paraId="3BC4349E" w14:textId="77777777" w:rsidR="00681A6C" w:rsidRDefault="00CA1699">
            <w:pPr>
              <w:spacing w:after="0" w:line="259" w:lineRule="auto"/>
              <w:ind w:left="0" w:firstLine="0"/>
            </w:pPr>
            <w:r>
              <w:rPr>
                <w:sz w:val="16"/>
              </w:rPr>
              <w:t xml:space="preserve">int </w:t>
            </w:r>
          </w:p>
        </w:tc>
        <w:tc>
          <w:tcPr>
            <w:tcW w:w="4340" w:type="dxa"/>
            <w:tcBorders>
              <w:top w:val="single" w:sz="4" w:space="0" w:color="008AC8"/>
              <w:left w:val="nil"/>
              <w:bottom w:val="single" w:sz="4" w:space="0" w:color="008AC8"/>
              <w:right w:val="nil"/>
            </w:tcBorders>
            <w:vAlign w:val="center"/>
          </w:tcPr>
          <w:p w14:paraId="712359ED" w14:textId="77777777" w:rsidR="00681A6C" w:rsidRDefault="00CA1699">
            <w:pPr>
              <w:spacing w:after="0" w:line="259" w:lineRule="auto"/>
              <w:ind w:left="0" w:firstLine="0"/>
            </w:pPr>
            <w:r>
              <w:rPr>
                <w:sz w:val="16"/>
              </w:rPr>
              <w:t xml:space="preserve">The content length of the HTTP request </w:t>
            </w:r>
          </w:p>
        </w:tc>
      </w:tr>
      <w:tr w:rsidR="00681A6C" w14:paraId="1BA97A43" w14:textId="77777777">
        <w:trPr>
          <w:trHeight w:val="494"/>
        </w:trPr>
        <w:tc>
          <w:tcPr>
            <w:tcW w:w="1949" w:type="dxa"/>
            <w:tcBorders>
              <w:top w:val="single" w:sz="4" w:space="0" w:color="008AC8"/>
              <w:left w:val="nil"/>
              <w:bottom w:val="single" w:sz="4" w:space="0" w:color="008AC8"/>
              <w:right w:val="nil"/>
            </w:tcBorders>
            <w:vAlign w:val="center"/>
          </w:tcPr>
          <w:p w14:paraId="02C93C1B" w14:textId="77777777" w:rsidR="00681A6C" w:rsidRDefault="00CA1699">
            <w:pPr>
              <w:spacing w:after="0" w:line="259" w:lineRule="auto"/>
              <w:ind w:left="108" w:firstLine="0"/>
            </w:pPr>
            <w:proofErr w:type="spellStart"/>
            <w:r>
              <w:rPr>
                <w:sz w:val="16"/>
              </w:rPr>
              <w:t>ClientRequestId</w:t>
            </w:r>
            <w:proofErr w:type="spellEnd"/>
            <w:r>
              <w:rPr>
                <w:sz w:val="16"/>
              </w:rPr>
              <w:t xml:space="preserve"> </w:t>
            </w:r>
          </w:p>
        </w:tc>
        <w:tc>
          <w:tcPr>
            <w:tcW w:w="637" w:type="dxa"/>
            <w:tcBorders>
              <w:top w:val="single" w:sz="4" w:space="0" w:color="008AC8"/>
              <w:left w:val="nil"/>
              <w:bottom w:val="single" w:sz="4" w:space="0" w:color="008AC8"/>
              <w:right w:val="nil"/>
            </w:tcBorders>
            <w:vAlign w:val="center"/>
          </w:tcPr>
          <w:p w14:paraId="7D137CE5" w14:textId="77777777" w:rsidR="00681A6C" w:rsidRDefault="00CA1699">
            <w:pPr>
              <w:spacing w:after="0" w:line="259" w:lineRule="auto"/>
              <w:ind w:left="0" w:firstLine="0"/>
            </w:pPr>
            <w:r>
              <w:rPr>
                <w:sz w:val="16"/>
              </w:rPr>
              <w:t xml:space="preserve">String </w:t>
            </w:r>
          </w:p>
        </w:tc>
        <w:tc>
          <w:tcPr>
            <w:tcW w:w="4340" w:type="dxa"/>
            <w:tcBorders>
              <w:top w:val="single" w:sz="4" w:space="0" w:color="008AC8"/>
              <w:left w:val="nil"/>
              <w:bottom w:val="single" w:sz="4" w:space="0" w:color="008AC8"/>
              <w:right w:val="nil"/>
            </w:tcBorders>
            <w:vAlign w:val="center"/>
          </w:tcPr>
          <w:p w14:paraId="6FAB5A06" w14:textId="77777777" w:rsidR="00681A6C" w:rsidRDefault="00CA1699">
            <w:pPr>
              <w:spacing w:after="0" w:line="259" w:lineRule="auto"/>
              <w:ind w:left="0" w:firstLine="0"/>
            </w:pPr>
            <w:r>
              <w:rPr>
                <w:sz w:val="16"/>
              </w:rPr>
              <w:t xml:space="preserve">The ID that uniquely identifies this request </w:t>
            </w:r>
          </w:p>
        </w:tc>
      </w:tr>
      <w:tr w:rsidR="00681A6C" w14:paraId="7A134292" w14:textId="77777777">
        <w:trPr>
          <w:trHeight w:val="497"/>
        </w:trPr>
        <w:tc>
          <w:tcPr>
            <w:tcW w:w="1949" w:type="dxa"/>
            <w:tcBorders>
              <w:top w:val="single" w:sz="4" w:space="0" w:color="008AC8"/>
              <w:left w:val="nil"/>
              <w:bottom w:val="single" w:sz="4" w:space="0" w:color="008AC8"/>
              <w:right w:val="nil"/>
            </w:tcBorders>
            <w:vAlign w:val="center"/>
          </w:tcPr>
          <w:p w14:paraId="4FC42D56" w14:textId="77777777" w:rsidR="00681A6C" w:rsidRDefault="00CA1699">
            <w:pPr>
              <w:spacing w:after="0" w:line="259" w:lineRule="auto"/>
              <w:ind w:left="108" w:firstLine="0"/>
            </w:pPr>
            <w:proofErr w:type="spellStart"/>
            <w:r>
              <w:rPr>
                <w:sz w:val="16"/>
              </w:rPr>
              <w:t>StartTime</w:t>
            </w:r>
            <w:proofErr w:type="spellEnd"/>
            <w:r>
              <w:rPr>
                <w:sz w:val="16"/>
              </w:rPr>
              <w:t xml:space="preserve"> </w:t>
            </w:r>
          </w:p>
        </w:tc>
        <w:tc>
          <w:tcPr>
            <w:tcW w:w="637" w:type="dxa"/>
            <w:tcBorders>
              <w:top w:val="single" w:sz="4" w:space="0" w:color="008AC8"/>
              <w:left w:val="nil"/>
              <w:bottom w:val="single" w:sz="4" w:space="0" w:color="008AC8"/>
              <w:right w:val="nil"/>
            </w:tcBorders>
            <w:vAlign w:val="center"/>
          </w:tcPr>
          <w:p w14:paraId="340C23A5" w14:textId="77777777" w:rsidR="00681A6C" w:rsidRDefault="00CA1699">
            <w:pPr>
              <w:spacing w:after="0" w:line="259" w:lineRule="auto"/>
              <w:ind w:left="0" w:firstLine="0"/>
            </w:pPr>
            <w:r>
              <w:rPr>
                <w:sz w:val="16"/>
              </w:rPr>
              <w:t xml:space="preserve">String </w:t>
            </w:r>
          </w:p>
        </w:tc>
        <w:tc>
          <w:tcPr>
            <w:tcW w:w="4340" w:type="dxa"/>
            <w:tcBorders>
              <w:top w:val="single" w:sz="4" w:space="0" w:color="008AC8"/>
              <w:left w:val="nil"/>
              <w:bottom w:val="single" w:sz="4" w:space="0" w:color="008AC8"/>
              <w:right w:val="nil"/>
            </w:tcBorders>
            <w:vAlign w:val="center"/>
          </w:tcPr>
          <w:p w14:paraId="50C03DE4" w14:textId="77777777" w:rsidR="00681A6C" w:rsidRDefault="00CA1699">
            <w:pPr>
              <w:spacing w:after="0" w:line="259" w:lineRule="auto"/>
              <w:ind w:left="0" w:firstLine="0"/>
            </w:pPr>
            <w:r>
              <w:rPr>
                <w:sz w:val="16"/>
              </w:rPr>
              <w:t xml:space="preserve">The time at which the server received the request </w:t>
            </w:r>
          </w:p>
        </w:tc>
      </w:tr>
      <w:tr w:rsidR="00681A6C" w14:paraId="3BCD8625" w14:textId="77777777">
        <w:trPr>
          <w:trHeight w:val="494"/>
        </w:trPr>
        <w:tc>
          <w:tcPr>
            <w:tcW w:w="1949" w:type="dxa"/>
            <w:tcBorders>
              <w:top w:val="single" w:sz="4" w:space="0" w:color="008AC8"/>
              <w:left w:val="nil"/>
              <w:bottom w:val="single" w:sz="4" w:space="0" w:color="008AC8"/>
              <w:right w:val="nil"/>
            </w:tcBorders>
            <w:vAlign w:val="center"/>
          </w:tcPr>
          <w:p w14:paraId="4FEDC6B6" w14:textId="77777777" w:rsidR="00681A6C" w:rsidRDefault="00CA1699">
            <w:pPr>
              <w:spacing w:after="0" w:line="259" w:lineRule="auto"/>
              <w:ind w:left="108" w:firstLine="0"/>
            </w:pPr>
            <w:proofErr w:type="spellStart"/>
            <w:r>
              <w:rPr>
                <w:sz w:val="16"/>
              </w:rPr>
              <w:t>EndTime</w:t>
            </w:r>
            <w:proofErr w:type="spellEnd"/>
            <w:r>
              <w:rPr>
                <w:sz w:val="16"/>
              </w:rPr>
              <w:t xml:space="preserve"> </w:t>
            </w:r>
          </w:p>
        </w:tc>
        <w:tc>
          <w:tcPr>
            <w:tcW w:w="637" w:type="dxa"/>
            <w:tcBorders>
              <w:top w:val="single" w:sz="4" w:space="0" w:color="008AC8"/>
              <w:left w:val="nil"/>
              <w:bottom w:val="single" w:sz="4" w:space="0" w:color="008AC8"/>
              <w:right w:val="nil"/>
            </w:tcBorders>
            <w:vAlign w:val="center"/>
          </w:tcPr>
          <w:p w14:paraId="6FED0EB4" w14:textId="77777777" w:rsidR="00681A6C" w:rsidRDefault="00CA1699">
            <w:pPr>
              <w:spacing w:after="0" w:line="259" w:lineRule="auto"/>
              <w:ind w:left="0" w:firstLine="0"/>
            </w:pPr>
            <w:r>
              <w:rPr>
                <w:sz w:val="16"/>
              </w:rPr>
              <w:t xml:space="preserve">String </w:t>
            </w:r>
          </w:p>
        </w:tc>
        <w:tc>
          <w:tcPr>
            <w:tcW w:w="4340" w:type="dxa"/>
            <w:tcBorders>
              <w:top w:val="single" w:sz="4" w:space="0" w:color="008AC8"/>
              <w:left w:val="nil"/>
              <w:bottom w:val="single" w:sz="4" w:space="0" w:color="008AC8"/>
              <w:right w:val="nil"/>
            </w:tcBorders>
            <w:vAlign w:val="center"/>
          </w:tcPr>
          <w:p w14:paraId="745A0061" w14:textId="77777777" w:rsidR="00681A6C" w:rsidRDefault="00CA1699">
            <w:pPr>
              <w:spacing w:after="0" w:line="259" w:lineRule="auto"/>
              <w:ind w:left="0" w:firstLine="0"/>
            </w:pPr>
            <w:r>
              <w:rPr>
                <w:sz w:val="16"/>
              </w:rPr>
              <w:t xml:space="preserve">The time at which the server sent a response </w:t>
            </w:r>
          </w:p>
        </w:tc>
      </w:tr>
    </w:tbl>
    <w:p w14:paraId="363DE727" w14:textId="77777777" w:rsidR="00067D77" w:rsidRDefault="00067D77">
      <w:pPr>
        <w:pStyle w:val="Heading3"/>
        <w:tabs>
          <w:tab w:val="center" w:pos="1641"/>
        </w:tabs>
        <w:ind w:left="0" w:firstLine="0"/>
        <w:rPr>
          <w:rFonts w:ascii="Arial" w:eastAsia="Arial" w:hAnsi="Arial" w:cs="Arial"/>
        </w:rPr>
      </w:pPr>
    </w:p>
    <w:p w14:paraId="171B8065" w14:textId="6418A1F8" w:rsidR="00681A6C" w:rsidRPr="00B45CF5" w:rsidRDefault="006353E4" w:rsidP="00B45CF5">
      <w:pPr>
        <w:pStyle w:val="Heading3"/>
      </w:pPr>
      <w:bookmarkStart w:id="123" w:name="_Toc529792891"/>
      <w:r>
        <w:t>8.3.2 Audit Logs</w:t>
      </w:r>
      <w:bookmarkEnd w:id="123"/>
    </w:p>
    <w:p w14:paraId="15195A37" w14:textId="77777777" w:rsidR="00681A6C" w:rsidRDefault="00CA1699">
      <w:pPr>
        <w:spacing w:after="0"/>
        <w:ind w:left="-5" w:right="145"/>
      </w:pPr>
      <w:r>
        <w:t xml:space="preserve">Here's a sample entry in the JSON-formatted audit log. Each blob has one root object called </w:t>
      </w:r>
      <w:r>
        <w:rPr>
          <w:i/>
        </w:rPr>
        <w:t>records</w:t>
      </w:r>
      <w:r>
        <w:t xml:space="preserve"> that contains an array of log objects  </w:t>
      </w:r>
    </w:p>
    <w:tbl>
      <w:tblPr>
        <w:tblStyle w:val="TableGrid"/>
        <w:tblW w:w="9930" w:type="dxa"/>
        <w:tblInd w:w="45" w:type="dxa"/>
        <w:tblCellMar>
          <w:top w:w="115" w:type="dxa"/>
          <w:left w:w="152" w:type="dxa"/>
          <w:right w:w="115" w:type="dxa"/>
        </w:tblCellMar>
        <w:tblLook w:val="04A0" w:firstRow="1" w:lastRow="0" w:firstColumn="1" w:lastColumn="0" w:noHBand="0" w:noVBand="1"/>
      </w:tblPr>
      <w:tblGrid>
        <w:gridCol w:w="9930"/>
      </w:tblGrid>
      <w:tr w:rsidR="00681A6C" w14:paraId="3E0431E7" w14:textId="77777777">
        <w:trPr>
          <w:trHeight w:val="4146"/>
        </w:trPr>
        <w:tc>
          <w:tcPr>
            <w:tcW w:w="9930" w:type="dxa"/>
            <w:tcBorders>
              <w:top w:val="single" w:sz="6" w:space="0" w:color="000000"/>
              <w:left w:val="single" w:sz="6" w:space="0" w:color="000000"/>
              <w:bottom w:val="single" w:sz="6" w:space="0" w:color="000000"/>
              <w:right w:val="single" w:sz="6" w:space="0" w:color="000000"/>
            </w:tcBorders>
            <w:shd w:val="clear" w:color="auto" w:fill="F2F2F2"/>
          </w:tcPr>
          <w:p w14:paraId="08A6BA50" w14:textId="77777777" w:rsidR="00681A6C" w:rsidRDefault="00CA1699">
            <w:pPr>
              <w:spacing w:after="0" w:line="259" w:lineRule="auto"/>
              <w:ind w:left="0" w:firstLine="0"/>
            </w:pPr>
            <w:r>
              <w:rPr>
                <w:rFonts w:ascii="Courier New" w:eastAsia="Courier New" w:hAnsi="Courier New" w:cs="Courier New"/>
                <w:sz w:val="16"/>
              </w:rPr>
              <w:t xml:space="preserve">{ </w:t>
            </w:r>
          </w:p>
          <w:p w14:paraId="7F4649BA" w14:textId="77777777" w:rsidR="00681A6C" w:rsidRDefault="00CA1699">
            <w:pPr>
              <w:spacing w:after="0" w:line="259" w:lineRule="auto"/>
              <w:ind w:left="0" w:firstLine="0"/>
            </w:pPr>
            <w:r>
              <w:rPr>
                <w:rFonts w:ascii="Courier New" w:eastAsia="Courier New" w:hAnsi="Courier New" w:cs="Courier New"/>
                <w:sz w:val="16"/>
              </w:rPr>
              <w:t xml:space="preserve">"records":  </w:t>
            </w:r>
          </w:p>
          <w:p w14:paraId="46876D64" w14:textId="77777777" w:rsidR="00681A6C" w:rsidRDefault="00CA1699">
            <w:pPr>
              <w:spacing w:after="2" w:line="237" w:lineRule="auto"/>
              <w:ind w:left="0" w:right="8414" w:firstLine="0"/>
            </w:pPr>
            <w:r>
              <w:rPr>
                <w:rFonts w:ascii="Courier New" w:eastAsia="Courier New" w:hAnsi="Courier New" w:cs="Courier New"/>
                <w:sz w:val="16"/>
              </w:rPr>
              <w:t xml:space="preserve">  [             . . . . </w:t>
            </w:r>
          </w:p>
          <w:p w14:paraId="547C62E1" w14:textId="77777777" w:rsidR="00681A6C" w:rsidRDefault="00CA1699">
            <w:pPr>
              <w:spacing w:after="0" w:line="259" w:lineRule="auto"/>
              <w:ind w:left="0" w:firstLine="0"/>
            </w:pPr>
            <w:r>
              <w:rPr>
                <w:rFonts w:ascii="Courier New" w:eastAsia="Courier New" w:hAnsi="Courier New" w:cs="Courier New"/>
                <w:sz w:val="16"/>
              </w:rPr>
              <w:t xml:space="preserve">    , </w:t>
            </w:r>
          </w:p>
          <w:p w14:paraId="42EA2B81" w14:textId="77777777" w:rsidR="00681A6C" w:rsidRDefault="00CA1699">
            <w:pPr>
              <w:spacing w:after="0" w:line="259" w:lineRule="auto"/>
              <w:ind w:left="0" w:firstLine="0"/>
            </w:pPr>
            <w:r>
              <w:rPr>
                <w:rFonts w:ascii="Courier New" w:eastAsia="Courier New" w:hAnsi="Courier New" w:cs="Courier New"/>
                <w:sz w:val="16"/>
              </w:rPr>
              <w:t xml:space="preserve">    { </w:t>
            </w:r>
          </w:p>
          <w:p w14:paraId="2C93BE91" w14:textId="77777777" w:rsidR="00681A6C" w:rsidRDefault="00CA1699">
            <w:pPr>
              <w:spacing w:after="0" w:line="259" w:lineRule="auto"/>
              <w:ind w:left="0" w:firstLine="0"/>
            </w:pPr>
            <w:r>
              <w:rPr>
                <w:rFonts w:ascii="Courier New" w:eastAsia="Courier New" w:hAnsi="Courier New" w:cs="Courier New"/>
                <w:sz w:val="16"/>
              </w:rPr>
              <w:t xml:space="preserve">         "time": "2016-07-08T19:08:59.359Z", </w:t>
            </w:r>
          </w:p>
          <w:p w14:paraId="3B029E30" w14:textId="77777777" w:rsidR="00681A6C" w:rsidRDefault="00CA1699">
            <w:pPr>
              <w:spacing w:after="0" w:line="259" w:lineRule="auto"/>
              <w:ind w:left="0" w:firstLine="0"/>
            </w:pPr>
            <w:r>
              <w:rPr>
                <w:rFonts w:ascii="Courier New" w:eastAsia="Courier New" w:hAnsi="Courier New" w:cs="Courier New"/>
                <w:sz w:val="16"/>
              </w:rPr>
              <w:t xml:space="preserve">         "</w:t>
            </w:r>
            <w:proofErr w:type="spellStart"/>
            <w:r>
              <w:rPr>
                <w:rFonts w:ascii="Courier New" w:eastAsia="Courier New" w:hAnsi="Courier New" w:cs="Courier New"/>
                <w:sz w:val="16"/>
              </w:rPr>
              <w:t>resourceId</w:t>
            </w:r>
            <w:proofErr w:type="spellEnd"/>
            <w:r>
              <w:rPr>
                <w:rFonts w:ascii="Courier New" w:eastAsia="Courier New" w:hAnsi="Courier New" w:cs="Courier New"/>
                <w:sz w:val="16"/>
              </w:rPr>
              <w:t xml:space="preserve">": </w:t>
            </w:r>
          </w:p>
          <w:p w14:paraId="6E7B6549" w14:textId="77777777" w:rsidR="00681A6C" w:rsidRDefault="00CA1699">
            <w:pPr>
              <w:spacing w:after="0" w:line="259" w:lineRule="auto"/>
              <w:ind w:left="0" w:firstLine="0"/>
            </w:pPr>
            <w:r>
              <w:rPr>
                <w:rFonts w:ascii="Courier New" w:eastAsia="Courier New" w:hAnsi="Courier New" w:cs="Courier New"/>
                <w:sz w:val="16"/>
              </w:rPr>
              <w:t>"/SUBSCRIPTIONS/&lt;subscription_id&gt;/RESOURCEGROUPS/&lt;resource_group_name&gt;/PROVIDERS/MICROSOFT.DATALAKES</w:t>
            </w:r>
          </w:p>
          <w:p w14:paraId="0EE99729" w14:textId="77777777" w:rsidR="00681A6C" w:rsidRDefault="00CA1699">
            <w:pPr>
              <w:spacing w:after="0" w:line="259" w:lineRule="auto"/>
              <w:ind w:left="0" w:firstLine="0"/>
            </w:pPr>
            <w:r>
              <w:rPr>
                <w:rFonts w:ascii="Courier New" w:eastAsia="Courier New" w:hAnsi="Courier New" w:cs="Courier New"/>
                <w:sz w:val="16"/>
              </w:rPr>
              <w:t>TORE/ACCOUNTS/&lt;</w:t>
            </w:r>
            <w:proofErr w:type="spellStart"/>
            <w:r>
              <w:rPr>
                <w:rFonts w:ascii="Courier New" w:eastAsia="Courier New" w:hAnsi="Courier New" w:cs="Courier New"/>
                <w:sz w:val="16"/>
              </w:rPr>
              <w:t>data_lake_store_account_name</w:t>
            </w:r>
            <w:proofErr w:type="spellEnd"/>
            <w:r>
              <w:rPr>
                <w:rFonts w:ascii="Courier New" w:eastAsia="Courier New" w:hAnsi="Courier New" w:cs="Courier New"/>
                <w:sz w:val="16"/>
              </w:rPr>
              <w:t xml:space="preserve">&gt;", </w:t>
            </w:r>
          </w:p>
          <w:p w14:paraId="3258BA44" w14:textId="77777777" w:rsidR="00681A6C" w:rsidRDefault="00CA1699">
            <w:pPr>
              <w:spacing w:after="0" w:line="259" w:lineRule="auto"/>
              <w:ind w:left="0" w:firstLine="0"/>
            </w:pPr>
            <w:r>
              <w:rPr>
                <w:rFonts w:ascii="Courier New" w:eastAsia="Courier New" w:hAnsi="Courier New" w:cs="Courier New"/>
                <w:sz w:val="16"/>
              </w:rPr>
              <w:t xml:space="preserve">         "category": "Audit", </w:t>
            </w:r>
          </w:p>
          <w:p w14:paraId="10EE894A" w14:textId="77777777" w:rsidR="00681A6C" w:rsidRDefault="00CA1699">
            <w:pPr>
              <w:spacing w:after="0" w:line="259" w:lineRule="auto"/>
              <w:ind w:left="0" w:firstLine="0"/>
            </w:pPr>
            <w:r>
              <w:rPr>
                <w:rFonts w:ascii="Courier New" w:eastAsia="Courier New" w:hAnsi="Courier New" w:cs="Courier New"/>
                <w:sz w:val="16"/>
              </w:rPr>
              <w:t xml:space="preserve">         "</w:t>
            </w:r>
            <w:proofErr w:type="spellStart"/>
            <w:r>
              <w:rPr>
                <w:rFonts w:ascii="Courier New" w:eastAsia="Courier New" w:hAnsi="Courier New" w:cs="Courier New"/>
                <w:sz w:val="16"/>
              </w:rPr>
              <w:t>operationName</w:t>
            </w:r>
            <w:proofErr w:type="spellEnd"/>
            <w:r>
              <w:rPr>
                <w:rFonts w:ascii="Courier New" w:eastAsia="Courier New" w:hAnsi="Courier New" w:cs="Courier New"/>
                <w:sz w:val="16"/>
              </w:rPr>
              <w:t>": "</w:t>
            </w:r>
            <w:proofErr w:type="spellStart"/>
            <w:r>
              <w:rPr>
                <w:rFonts w:ascii="Courier New" w:eastAsia="Courier New" w:hAnsi="Courier New" w:cs="Courier New"/>
                <w:sz w:val="16"/>
              </w:rPr>
              <w:t>SeOpenStream</w:t>
            </w:r>
            <w:proofErr w:type="spellEnd"/>
            <w:r>
              <w:rPr>
                <w:rFonts w:ascii="Courier New" w:eastAsia="Courier New" w:hAnsi="Courier New" w:cs="Courier New"/>
                <w:sz w:val="16"/>
              </w:rPr>
              <w:t xml:space="preserve">", </w:t>
            </w:r>
          </w:p>
          <w:p w14:paraId="2A159368" w14:textId="77777777" w:rsidR="00681A6C" w:rsidRDefault="00CA1699">
            <w:pPr>
              <w:spacing w:after="0" w:line="259" w:lineRule="auto"/>
              <w:ind w:left="0" w:firstLine="0"/>
            </w:pPr>
            <w:r>
              <w:rPr>
                <w:rFonts w:ascii="Courier New" w:eastAsia="Courier New" w:hAnsi="Courier New" w:cs="Courier New"/>
                <w:sz w:val="16"/>
              </w:rPr>
              <w:t xml:space="preserve">         "</w:t>
            </w:r>
            <w:proofErr w:type="spellStart"/>
            <w:r>
              <w:rPr>
                <w:rFonts w:ascii="Courier New" w:eastAsia="Courier New" w:hAnsi="Courier New" w:cs="Courier New"/>
                <w:sz w:val="16"/>
              </w:rPr>
              <w:t>resultType</w:t>
            </w:r>
            <w:proofErr w:type="spellEnd"/>
            <w:r>
              <w:rPr>
                <w:rFonts w:ascii="Courier New" w:eastAsia="Courier New" w:hAnsi="Courier New" w:cs="Courier New"/>
                <w:sz w:val="16"/>
              </w:rPr>
              <w:t xml:space="preserve">": "0", </w:t>
            </w:r>
          </w:p>
          <w:p w14:paraId="18C4C71D" w14:textId="77777777" w:rsidR="00681A6C" w:rsidRDefault="00CA1699">
            <w:pPr>
              <w:spacing w:after="0" w:line="259" w:lineRule="auto"/>
              <w:ind w:left="0" w:firstLine="0"/>
            </w:pPr>
            <w:r>
              <w:rPr>
                <w:rFonts w:ascii="Courier New" w:eastAsia="Courier New" w:hAnsi="Courier New" w:cs="Courier New"/>
                <w:sz w:val="16"/>
              </w:rPr>
              <w:t xml:space="preserve">         "</w:t>
            </w:r>
            <w:proofErr w:type="spellStart"/>
            <w:r>
              <w:rPr>
                <w:rFonts w:ascii="Courier New" w:eastAsia="Courier New" w:hAnsi="Courier New" w:cs="Courier New"/>
                <w:sz w:val="16"/>
              </w:rPr>
              <w:t>correlationId</w:t>
            </w:r>
            <w:proofErr w:type="spellEnd"/>
            <w:r>
              <w:rPr>
                <w:rFonts w:ascii="Courier New" w:eastAsia="Courier New" w:hAnsi="Courier New" w:cs="Courier New"/>
                <w:sz w:val="16"/>
              </w:rPr>
              <w:t>": "381110fc03534e1cb99ec52376</w:t>
            </w:r>
            <w:proofErr w:type="gramStart"/>
            <w:r>
              <w:rPr>
                <w:rFonts w:ascii="Courier New" w:eastAsia="Courier New" w:hAnsi="Courier New" w:cs="Courier New"/>
                <w:sz w:val="16"/>
              </w:rPr>
              <w:t>ceebdf;Append</w:t>
            </w:r>
            <w:proofErr w:type="gramEnd"/>
            <w:r>
              <w:rPr>
                <w:rFonts w:ascii="Courier New" w:eastAsia="Courier New" w:hAnsi="Courier New" w:cs="Courier New"/>
                <w:sz w:val="16"/>
              </w:rPr>
              <w:t xml:space="preserve">_BrEKAmg;25.66.9.145", </w:t>
            </w:r>
          </w:p>
          <w:p w14:paraId="50175E34" w14:textId="77777777" w:rsidR="00681A6C" w:rsidRDefault="00CA1699">
            <w:pPr>
              <w:spacing w:after="0" w:line="259" w:lineRule="auto"/>
              <w:ind w:left="0" w:firstLine="0"/>
            </w:pPr>
            <w:r>
              <w:rPr>
                <w:rFonts w:ascii="Courier New" w:eastAsia="Courier New" w:hAnsi="Courier New" w:cs="Courier New"/>
                <w:sz w:val="16"/>
              </w:rPr>
              <w:t xml:space="preserve">         "identity": "A9DAFFAF-FFEE-4BB5-A4A0-1B6CBBF24355", </w:t>
            </w:r>
          </w:p>
          <w:p w14:paraId="2B85D359" w14:textId="77777777" w:rsidR="00681A6C" w:rsidRDefault="00CA1699">
            <w:pPr>
              <w:spacing w:after="0" w:line="259" w:lineRule="auto"/>
              <w:ind w:left="0" w:firstLine="0"/>
            </w:pPr>
            <w:r>
              <w:rPr>
                <w:rFonts w:ascii="Courier New" w:eastAsia="Courier New" w:hAnsi="Courier New" w:cs="Courier New"/>
                <w:sz w:val="16"/>
              </w:rPr>
              <w:t xml:space="preserve">         "properties": </w:t>
            </w:r>
          </w:p>
          <w:p w14:paraId="4809CABC" w14:textId="77777777" w:rsidR="00681A6C" w:rsidRDefault="00CA1699">
            <w:pPr>
              <w:spacing w:after="0" w:line="259" w:lineRule="auto"/>
              <w:ind w:left="0" w:firstLine="0"/>
            </w:pPr>
            <w:r>
              <w:rPr>
                <w:rFonts w:ascii="Courier New" w:eastAsia="Courier New" w:hAnsi="Courier New" w:cs="Courier New"/>
                <w:sz w:val="16"/>
              </w:rPr>
              <w:t xml:space="preserve">{"StreamName":"adl://&lt;data_lake_store_account_name&gt;.azuredatalakestore.net/logs.csv"} </w:t>
            </w:r>
          </w:p>
          <w:p w14:paraId="3AB35A20" w14:textId="77777777" w:rsidR="00681A6C" w:rsidRDefault="00CA1699">
            <w:pPr>
              <w:spacing w:after="0" w:line="259" w:lineRule="auto"/>
              <w:ind w:left="0" w:firstLine="0"/>
            </w:pPr>
            <w:r>
              <w:rPr>
                <w:rFonts w:ascii="Courier New" w:eastAsia="Courier New" w:hAnsi="Courier New" w:cs="Courier New"/>
                <w:sz w:val="16"/>
              </w:rPr>
              <w:t xml:space="preserve">    } </w:t>
            </w:r>
          </w:p>
          <w:p w14:paraId="0D955093" w14:textId="77777777" w:rsidR="00681A6C" w:rsidRDefault="00CA1699">
            <w:pPr>
              <w:spacing w:after="0" w:line="259" w:lineRule="auto"/>
              <w:ind w:left="0" w:firstLine="0"/>
            </w:pPr>
            <w:r>
              <w:rPr>
                <w:rFonts w:ascii="Courier New" w:eastAsia="Courier New" w:hAnsi="Courier New" w:cs="Courier New"/>
                <w:sz w:val="16"/>
              </w:rPr>
              <w:t xml:space="preserve">    , </w:t>
            </w:r>
          </w:p>
          <w:p w14:paraId="3440CDCD" w14:textId="77777777" w:rsidR="00681A6C" w:rsidRDefault="00CA1699">
            <w:pPr>
              <w:spacing w:after="0" w:line="259" w:lineRule="auto"/>
              <w:ind w:left="0" w:firstLine="0"/>
            </w:pPr>
            <w:r>
              <w:rPr>
                <w:rFonts w:ascii="Courier New" w:eastAsia="Courier New" w:hAnsi="Courier New" w:cs="Courier New"/>
                <w:sz w:val="16"/>
              </w:rPr>
              <w:t xml:space="preserve">    . . . . </w:t>
            </w:r>
          </w:p>
          <w:p w14:paraId="3524065E" w14:textId="77777777" w:rsidR="00681A6C" w:rsidRDefault="00CA1699">
            <w:pPr>
              <w:spacing w:after="0" w:line="259" w:lineRule="auto"/>
              <w:ind w:left="0" w:firstLine="0"/>
            </w:pPr>
            <w:r>
              <w:rPr>
                <w:rFonts w:ascii="Courier New" w:eastAsia="Courier New" w:hAnsi="Courier New" w:cs="Courier New"/>
                <w:sz w:val="16"/>
              </w:rPr>
              <w:t xml:space="preserve">  ] </w:t>
            </w:r>
          </w:p>
          <w:p w14:paraId="42151645" w14:textId="77777777" w:rsidR="00681A6C" w:rsidRDefault="00CA1699">
            <w:pPr>
              <w:spacing w:after="0" w:line="259" w:lineRule="auto"/>
              <w:ind w:left="0" w:firstLine="0"/>
            </w:pPr>
            <w:r>
              <w:rPr>
                <w:rFonts w:ascii="Courier New" w:eastAsia="Courier New" w:hAnsi="Courier New" w:cs="Courier New"/>
                <w:sz w:val="16"/>
              </w:rPr>
              <w:t xml:space="preserve">} </w:t>
            </w:r>
          </w:p>
        </w:tc>
      </w:tr>
    </w:tbl>
    <w:p w14:paraId="41FB46C8" w14:textId="77777777" w:rsidR="00681A6C" w:rsidRDefault="00CA1699">
      <w:pPr>
        <w:spacing w:after="11" w:line="259" w:lineRule="auto"/>
        <w:ind w:left="0" w:firstLine="0"/>
      </w:pPr>
      <w:r>
        <w:t xml:space="preserve"> </w:t>
      </w:r>
    </w:p>
    <w:p w14:paraId="5FD734A8" w14:textId="77777777" w:rsidR="00681A6C" w:rsidRDefault="00CA1699">
      <w:pPr>
        <w:spacing w:after="0" w:line="259" w:lineRule="auto"/>
        <w:ind w:left="-5"/>
      </w:pPr>
      <w:r>
        <w:rPr>
          <w:sz w:val="20"/>
        </w:rPr>
        <w:t>Audit log schema</w:t>
      </w:r>
      <w:r>
        <w:t xml:space="preserve"> </w:t>
      </w:r>
    </w:p>
    <w:tbl>
      <w:tblPr>
        <w:tblStyle w:val="TableGrid"/>
        <w:tblW w:w="7609" w:type="dxa"/>
        <w:tblInd w:w="0" w:type="dxa"/>
        <w:tblCellMar>
          <w:right w:w="64" w:type="dxa"/>
        </w:tblCellMar>
        <w:tblLook w:val="04A0" w:firstRow="1" w:lastRow="0" w:firstColumn="1" w:lastColumn="0" w:noHBand="0" w:noVBand="1"/>
      </w:tblPr>
      <w:tblGrid>
        <w:gridCol w:w="1433"/>
        <w:gridCol w:w="682"/>
        <w:gridCol w:w="5494"/>
      </w:tblGrid>
      <w:tr w:rsidR="00681A6C" w14:paraId="1A1E2315" w14:textId="77777777">
        <w:trPr>
          <w:trHeight w:val="504"/>
        </w:trPr>
        <w:tc>
          <w:tcPr>
            <w:tcW w:w="1433" w:type="dxa"/>
            <w:tcBorders>
              <w:top w:val="nil"/>
              <w:left w:val="nil"/>
              <w:bottom w:val="nil"/>
              <w:right w:val="nil"/>
            </w:tcBorders>
            <w:shd w:val="clear" w:color="auto" w:fill="008AC8"/>
            <w:vAlign w:val="center"/>
          </w:tcPr>
          <w:p w14:paraId="5E0BEE3E" w14:textId="77777777" w:rsidR="00681A6C" w:rsidRDefault="00CA1699">
            <w:pPr>
              <w:spacing w:after="0" w:line="259" w:lineRule="auto"/>
              <w:ind w:left="0" w:right="43" w:firstLine="0"/>
              <w:jc w:val="center"/>
            </w:pPr>
            <w:r>
              <w:rPr>
                <w:b/>
                <w:color w:val="FFFFFF"/>
                <w:sz w:val="16"/>
              </w:rPr>
              <w:t xml:space="preserve">Name </w:t>
            </w:r>
          </w:p>
        </w:tc>
        <w:tc>
          <w:tcPr>
            <w:tcW w:w="682" w:type="dxa"/>
            <w:tcBorders>
              <w:top w:val="nil"/>
              <w:left w:val="nil"/>
              <w:bottom w:val="nil"/>
              <w:right w:val="nil"/>
            </w:tcBorders>
            <w:shd w:val="clear" w:color="auto" w:fill="008AC8"/>
            <w:vAlign w:val="center"/>
          </w:tcPr>
          <w:p w14:paraId="0ABF98DE" w14:textId="77777777" w:rsidR="00681A6C" w:rsidRDefault="00CA1699">
            <w:pPr>
              <w:spacing w:after="0" w:line="259" w:lineRule="auto"/>
              <w:ind w:left="50" w:firstLine="0"/>
            </w:pPr>
            <w:r>
              <w:rPr>
                <w:b/>
                <w:color w:val="FFFFFF"/>
                <w:sz w:val="16"/>
              </w:rPr>
              <w:t xml:space="preserve">Type </w:t>
            </w:r>
          </w:p>
        </w:tc>
        <w:tc>
          <w:tcPr>
            <w:tcW w:w="5495" w:type="dxa"/>
            <w:tcBorders>
              <w:top w:val="nil"/>
              <w:left w:val="nil"/>
              <w:bottom w:val="nil"/>
              <w:right w:val="nil"/>
            </w:tcBorders>
            <w:shd w:val="clear" w:color="auto" w:fill="008AC8"/>
            <w:vAlign w:val="center"/>
          </w:tcPr>
          <w:p w14:paraId="7358360A" w14:textId="77777777" w:rsidR="00681A6C" w:rsidRDefault="00CA1699">
            <w:pPr>
              <w:spacing w:after="0" w:line="259" w:lineRule="auto"/>
              <w:ind w:left="0" w:right="45" w:firstLine="0"/>
              <w:jc w:val="center"/>
            </w:pPr>
            <w:r>
              <w:rPr>
                <w:b/>
                <w:color w:val="FFFFFF"/>
                <w:sz w:val="16"/>
              </w:rPr>
              <w:t xml:space="preserve">Description </w:t>
            </w:r>
          </w:p>
        </w:tc>
      </w:tr>
      <w:tr w:rsidR="00681A6C" w14:paraId="19F2F872" w14:textId="77777777">
        <w:trPr>
          <w:trHeight w:val="490"/>
        </w:trPr>
        <w:tc>
          <w:tcPr>
            <w:tcW w:w="1433" w:type="dxa"/>
            <w:tcBorders>
              <w:top w:val="nil"/>
              <w:left w:val="nil"/>
              <w:bottom w:val="single" w:sz="4" w:space="0" w:color="008AC8"/>
              <w:right w:val="nil"/>
            </w:tcBorders>
            <w:vAlign w:val="center"/>
          </w:tcPr>
          <w:p w14:paraId="1134A370" w14:textId="77777777" w:rsidR="00681A6C" w:rsidRDefault="00CA1699">
            <w:pPr>
              <w:spacing w:after="0" w:line="259" w:lineRule="auto"/>
              <w:ind w:left="108" w:firstLine="0"/>
            </w:pPr>
            <w:r>
              <w:rPr>
                <w:sz w:val="16"/>
              </w:rPr>
              <w:t xml:space="preserve">Time </w:t>
            </w:r>
          </w:p>
        </w:tc>
        <w:tc>
          <w:tcPr>
            <w:tcW w:w="682" w:type="dxa"/>
            <w:tcBorders>
              <w:top w:val="nil"/>
              <w:left w:val="nil"/>
              <w:bottom w:val="single" w:sz="4" w:space="0" w:color="008AC8"/>
              <w:right w:val="nil"/>
            </w:tcBorders>
            <w:vAlign w:val="center"/>
          </w:tcPr>
          <w:p w14:paraId="2B6ECC1E" w14:textId="77777777" w:rsidR="00681A6C" w:rsidRDefault="00CA1699">
            <w:pPr>
              <w:spacing w:after="0" w:line="259" w:lineRule="auto"/>
              <w:ind w:left="0" w:firstLine="0"/>
            </w:pPr>
            <w:r>
              <w:rPr>
                <w:sz w:val="16"/>
              </w:rPr>
              <w:t xml:space="preserve">String </w:t>
            </w:r>
          </w:p>
        </w:tc>
        <w:tc>
          <w:tcPr>
            <w:tcW w:w="5495" w:type="dxa"/>
            <w:tcBorders>
              <w:top w:val="nil"/>
              <w:left w:val="nil"/>
              <w:bottom w:val="single" w:sz="4" w:space="0" w:color="008AC8"/>
              <w:right w:val="nil"/>
            </w:tcBorders>
            <w:vAlign w:val="center"/>
          </w:tcPr>
          <w:p w14:paraId="549958DD" w14:textId="77777777" w:rsidR="00681A6C" w:rsidRDefault="00CA1699">
            <w:pPr>
              <w:spacing w:after="0" w:line="259" w:lineRule="auto"/>
              <w:ind w:left="0" w:firstLine="0"/>
            </w:pPr>
            <w:r>
              <w:rPr>
                <w:sz w:val="16"/>
              </w:rPr>
              <w:t xml:space="preserve">The timestamp (in UTC) of the log </w:t>
            </w:r>
          </w:p>
        </w:tc>
      </w:tr>
      <w:tr w:rsidR="00681A6C" w14:paraId="02049AC9" w14:textId="77777777">
        <w:trPr>
          <w:trHeight w:val="497"/>
        </w:trPr>
        <w:tc>
          <w:tcPr>
            <w:tcW w:w="1433" w:type="dxa"/>
            <w:tcBorders>
              <w:top w:val="single" w:sz="4" w:space="0" w:color="008AC8"/>
              <w:left w:val="nil"/>
              <w:bottom w:val="single" w:sz="4" w:space="0" w:color="008AC8"/>
              <w:right w:val="nil"/>
            </w:tcBorders>
            <w:vAlign w:val="center"/>
          </w:tcPr>
          <w:p w14:paraId="1931DEF2" w14:textId="77777777" w:rsidR="00681A6C" w:rsidRDefault="00CA1699">
            <w:pPr>
              <w:spacing w:after="0" w:line="259" w:lineRule="auto"/>
              <w:ind w:left="108" w:firstLine="0"/>
            </w:pPr>
            <w:proofErr w:type="spellStart"/>
            <w:r>
              <w:rPr>
                <w:sz w:val="16"/>
              </w:rPr>
              <w:t>resourceId</w:t>
            </w:r>
            <w:proofErr w:type="spellEnd"/>
            <w:r>
              <w:rPr>
                <w:sz w:val="16"/>
              </w:rPr>
              <w:t xml:space="preserve"> </w:t>
            </w:r>
          </w:p>
        </w:tc>
        <w:tc>
          <w:tcPr>
            <w:tcW w:w="682" w:type="dxa"/>
            <w:tcBorders>
              <w:top w:val="single" w:sz="4" w:space="0" w:color="008AC8"/>
              <w:left w:val="nil"/>
              <w:bottom w:val="single" w:sz="4" w:space="0" w:color="008AC8"/>
              <w:right w:val="nil"/>
            </w:tcBorders>
            <w:vAlign w:val="center"/>
          </w:tcPr>
          <w:p w14:paraId="29429FDD" w14:textId="77777777" w:rsidR="00681A6C" w:rsidRDefault="00CA1699">
            <w:pPr>
              <w:spacing w:after="0" w:line="259" w:lineRule="auto"/>
              <w:ind w:left="0" w:firstLine="0"/>
            </w:pPr>
            <w:r>
              <w:rPr>
                <w:sz w:val="16"/>
              </w:rPr>
              <w:t xml:space="preserve">String </w:t>
            </w:r>
          </w:p>
        </w:tc>
        <w:tc>
          <w:tcPr>
            <w:tcW w:w="5495" w:type="dxa"/>
            <w:tcBorders>
              <w:top w:val="single" w:sz="4" w:space="0" w:color="008AC8"/>
              <w:left w:val="nil"/>
              <w:bottom w:val="single" w:sz="4" w:space="0" w:color="008AC8"/>
              <w:right w:val="nil"/>
            </w:tcBorders>
            <w:vAlign w:val="center"/>
          </w:tcPr>
          <w:p w14:paraId="7BFBB2BB" w14:textId="77777777" w:rsidR="00681A6C" w:rsidRDefault="00CA1699">
            <w:pPr>
              <w:spacing w:after="0" w:line="259" w:lineRule="auto"/>
              <w:ind w:left="0" w:firstLine="0"/>
            </w:pPr>
            <w:r>
              <w:rPr>
                <w:sz w:val="16"/>
              </w:rPr>
              <w:t xml:space="preserve">The ID of the resource that operation took place on </w:t>
            </w:r>
          </w:p>
        </w:tc>
      </w:tr>
      <w:tr w:rsidR="00681A6C" w14:paraId="2FE128CD" w14:textId="77777777">
        <w:trPr>
          <w:trHeight w:val="494"/>
        </w:trPr>
        <w:tc>
          <w:tcPr>
            <w:tcW w:w="1433" w:type="dxa"/>
            <w:tcBorders>
              <w:top w:val="single" w:sz="4" w:space="0" w:color="008AC8"/>
              <w:left w:val="nil"/>
              <w:bottom w:val="single" w:sz="4" w:space="0" w:color="008AC8"/>
              <w:right w:val="nil"/>
            </w:tcBorders>
            <w:vAlign w:val="center"/>
          </w:tcPr>
          <w:p w14:paraId="05B2C566" w14:textId="77777777" w:rsidR="00681A6C" w:rsidRDefault="00CA1699">
            <w:pPr>
              <w:spacing w:after="0" w:line="259" w:lineRule="auto"/>
              <w:ind w:left="108" w:firstLine="0"/>
            </w:pPr>
            <w:r>
              <w:rPr>
                <w:sz w:val="16"/>
              </w:rPr>
              <w:t xml:space="preserve">Category </w:t>
            </w:r>
          </w:p>
        </w:tc>
        <w:tc>
          <w:tcPr>
            <w:tcW w:w="682" w:type="dxa"/>
            <w:tcBorders>
              <w:top w:val="single" w:sz="4" w:space="0" w:color="008AC8"/>
              <w:left w:val="nil"/>
              <w:bottom w:val="single" w:sz="4" w:space="0" w:color="008AC8"/>
              <w:right w:val="nil"/>
            </w:tcBorders>
            <w:vAlign w:val="center"/>
          </w:tcPr>
          <w:p w14:paraId="364B8C43" w14:textId="77777777" w:rsidR="00681A6C" w:rsidRDefault="00CA1699">
            <w:pPr>
              <w:spacing w:after="0" w:line="259" w:lineRule="auto"/>
              <w:ind w:left="0" w:firstLine="0"/>
            </w:pPr>
            <w:r>
              <w:rPr>
                <w:sz w:val="16"/>
              </w:rPr>
              <w:t xml:space="preserve">String </w:t>
            </w:r>
          </w:p>
        </w:tc>
        <w:tc>
          <w:tcPr>
            <w:tcW w:w="5495" w:type="dxa"/>
            <w:tcBorders>
              <w:top w:val="single" w:sz="4" w:space="0" w:color="008AC8"/>
              <w:left w:val="nil"/>
              <w:bottom w:val="single" w:sz="4" w:space="0" w:color="008AC8"/>
              <w:right w:val="nil"/>
            </w:tcBorders>
            <w:vAlign w:val="center"/>
          </w:tcPr>
          <w:p w14:paraId="0B50A546" w14:textId="77777777" w:rsidR="00681A6C" w:rsidRDefault="00CA1699">
            <w:pPr>
              <w:spacing w:after="0" w:line="259" w:lineRule="auto"/>
              <w:ind w:left="0" w:firstLine="0"/>
            </w:pPr>
            <w:r>
              <w:rPr>
                <w:sz w:val="16"/>
              </w:rPr>
              <w:t xml:space="preserve">The log category. For example, </w:t>
            </w:r>
            <w:r>
              <w:rPr>
                <w:b/>
                <w:sz w:val="16"/>
              </w:rPr>
              <w:t>Audit</w:t>
            </w:r>
            <w:r>
              <w:rPr>
                <w:sz w:val="16"/>
              </w:rPr>
              <w:t xml:space="preserve">. </w:t>
            </w:r>
          </w:p>
        </w:tc>
      </w:tr>
      <w:tr w:rsidR="00681A6C" w14:paraId="1E959AED" w14:textId="77777777">
        <w:trPr>
          <w:trHeight w:val="494"/>
        </w:trPr>
        <w:tc>
          <w:tcPr>
            <w:tcW w:w="1433" w:type="dxa"/>
            <w:tcBorders>
              <w:top w:val="single" w:sz="4" w:space="0" w:color="008AC8"/>
              <w:left w:val="nil"/>
              <w:bottom w:val="single" w:sz="4" w:space="0" w:color="008AC8"/>
              <w:right w:val="nil"/>
            </w:tcBorders>
            <w:vAlign w:val="center"/>
          </w:tcPr>
          <w:p w14:paraId="6BE7070E" w14:textId="77777777" w:rsidR="00681A6C" w:rsidRDefault="00CA1699">
            <w:pPr>
              <w:spacing w:after="0" w:line="259" w:lineRule="auto"/>
              <w:ind w:left="108" w:firstLine="0"/>
            </w:pPr>
            <w:proofErr w:type="spellStart"/>
            <w:r>
              <w:rPr>
                <w:sz w:val="16"/>
              </w:rPr>
              <w:t>operationName</w:t>
            </w:r>
            <w:proofErr w:type="spellEnd"/>
            <w:r>
              <w:rPr>
                <w:sz w:val="16"/>
              </w:rPr>
              <w:t xml:space="preserve"> </w:t>
            </w:r>
          </w:p>
        </w:tc>
        <w:tc>
          <w:tcPr>
            <w:tcW w:w="682" w:type="dxa"/>
            <w:tcBorders>
              <w:top w:val="single" w:sz="4" w:space="0" w:color="008AC8"/>
              <w:left w:val="nil"/>
              <w:bottom w:val="single" w:sz="4" w:space="0" w:color="008AC8"/>
              <w:right w:val="nil"/>
            </w:tcBorders>
            <w:vAlign w:val="center"/>
          </w:tcPr>
          <w:p w14:paraId="190681F9" w14:textId="77777777" w:rsidR="00681A6C" w:rsidRDefault="00CA1699">
            <w:pPr>
              <w:spacing w:after="0" w:line="259" w:lineRule="auto"/>
              <w:ind w:left="0" w:firstLine="0"/>
            </w:pPr>
            <w:r>
              <w:rPr>
                <w:sz w:val="16"/>
              </w:rPr>
              <w:t xml:space="preserve">String </w:t>
            </w:r>
          </w:p>
        </w:tc>
        <w:tc>
          <w:tcPr>
            <w:tcW w:w="5495" w:type="dxa"/>
            <w:tcBorders>
              <w:top w:val="single" w:sz="4" w:space="0" w:color="008AC8"/>
              <w:left w:val="nil"/>
              <w:bottom w:val="single" w:sz="4" w:space="0" w:color="008AC8"/>
              <w:right w:val="nil"/>
            </w:tcBorders>
            <w:vAlign w:val="center"/>
          </w:tcPr>
          <w:p w14:paraId="29B4F7DD" w14:textId="77777777" w:rsidR="00681A6C" w:rsidRDefault="00CA1699">
            <w:pPr>
              <w:spacing w:after="0" w:line="259" w:lineRule="auto"/>
              <w:ind w:left="0" w:firstLine="0"/>
            </w:pPr>
            <w:r>
              <w:rPr>
                <w:sz w:val="16"/>
              </w:rPr>
              <w:t xml:space="preserve">Name of the operation that is logged. For example, </w:t>
            </w:r>
            <w:proofErr w:type="spellStart"/>
            <w:r>
              <w:rPr>
                <w:sz w:val="16"/>
              </w:rPr>
              <w:t>getfilestatus</w:t>
            </w:r>
            <w:proofErr w:type="spellEnd"/>
            <w:r>
              <w:rPr>
                <w:sz w:val="16"/>
              </w:rPr>
              <w:t xml:space="preserve">. </w:t>
            </w:r>
          </w:p>
        </w:tc>
      </w:tr>
      <w:tr w:rsidR="00681A6C" w14:paraId="6AB36F61" w14:textId="77777777">
        <w:trPr>
          <w:trHeight w:val="494"/>
        </w:trPr>
        <w:tc>
          <w:tcPr>
            <w:tcW w:w="1433" w:type="dxa"/>
            <w:tcBorders>
              <w:top w:val="single" w:sz="4" w:space="0" w:color="008AC8"/>
              <w:left w:val="nil"/>
              <w:bottom w:val="single" w:sz="4" w:space="0" w:color="008AC8"/>
              <w:right w:val="nil"/>
            </w:tcBorders>
            <w:vAlign w:val="center"/>
          </w:tcPr>
          <w:p w14:paraId="6C652E11" w14:textId="77777777" w:rsidR="00681A6C" w:rsidRDefault="00CA1699">
            <w:pPr>
              <w:spacing w:after="0" w:line="259" w:lineRule="auto"/>
              <w:ind w:left="108" w:firstLine="0"/>
            </w:pPr>
            <w:proofErr w:type="spellStart"/>
            <w:r>
              <w:rPr>
                <w:sz w:val="16"/>
              </w:rPr>
              <w:t>resultType</w:t>
            </w:r>
            <w:proofErr w:type="spellEnd"/>
            <w:r>
              <w:rPr>
                <w:sz w:val="16"/>
              </w:rPr>
              <w:t xml:space="preserve"> </w:t>
            </w:r>
          </w:p>
        </w:tc>
        <w:tc>
          <w:tcPr>
            <w:tcW w:w="682" w:type="dxa"/>
            <w:tcBorders>
              <w:top w:val="single" w:sz="4" w:space="0" w:color="008AC8"/>
              <w:left w:val="nil"/>
              <w:bottom w:val="single" w:sz="4" w:space="0" w:color="008AC8"/>
              <w:right w:val="nil"/>
            </w:tcBorders>
            <w:vAlign w:val="center"/>
          </w:tcPr>
          <w:p w14:paraId="00A53652" w14:textId="77777777" w:rsidR="00681A6C" w:rsidRDefault="00CA1699">
            <w:pPr>
              <w:spacing w:after="0" w:line="259" w:lineRule="auto"/>
              <w:ind w:left="0" w:firstLine="0"/>
            </w:pPr>
            <w:r>
              <w:rPr>
                <w:sz w:val="16"/>
              </w:rPr>
              <w:t xml:space="preserve">String </w:t>
            </w:r>
          </w:p>
        </w:tc>
        <w:tc>
          <w:tcPr>
            <w:tcW w:w="5495" w:type="dxa"/>
            <w:tcBorders>
              <w:top w:val="single" w:sz="4" w:space="0" w:color="008AC8"/>
              <w:left w:val="nil"/>
              <w:bottom w:val="single" w:sz="4" w:space="0" w:color="008AC8"/>
              <w:right w:val="nil"/>
            </w:tcBorders>
            <w:vAlign w:val="center"/>
          </w:tcPr>
          <w:p w14:paraId="5D2189E1" w14:textId="77777777" w:rsidR="00681A6C" w:rsidRDefault="00CA1699">
            <w:pPr>
              <w:spacing w:after="0" w:line="259" w:lineRule="auto"/>
              <w:ind w:left="0" w:firstLine="0"/>
            </w:pPr>
            <w:r>
              <w:rPr>
                <w:sz w:val="16"/>
              </w:rPr>
              <w:t xml:space="preserve">The status of the operation, For example, 200. </w:t>
            </w:r>
          </w:p>
        </w:tc>
      </w:tr>
      <w:tr w:rsidR="00681A6C" w14:paraId="6BA5FB30" w14:textId="77777777">
        <w:trPr>
          <w:trHeight w:val="494"/>
        </w:trPr>
        <w:tc>
          <w:tcPr>
            <w:tcW w:w="1433" w:type="dxa"/>
            <w:tcBorders>
              <w:top w:val="single" w:sz="4" w:space="0" w:color="008AC8"/>
              <w:left w:val="nil"/>
              <w:bottom w:val="single" w:sz="4" w:space="0" w:color="008AC8"/>
              <w:right w:val="nil"/>
            </w:tcBorders>
            <w:vAlign w:val="center"/>
          </w:tcPr>
          <w:p w14:paraId="00C4BE19" w14:textId="77777777" w:rsidR="00681A6C" w:rsidRDefault="00CA1699">
            <w:pPr>
              <w:spacing w:after="0" w:line="259" w:lineRule="auto"/>
              <w:ind w:left="108" w:firstLine="0"/>
            </w:pPr>
            <w:proofErr w:type="spellStart"/>
            <w:r>
              <w:rPr>
                <w:sz w:val="16"/>
              </w:rPr>
              <w:lastRenderedPageBreak/>
              <w:t>correlationId</w:t>
            </w:r>
            <w:proofErr w:type="spellEnd"/>
            <w:r>
              <w:rPr>
                <w:sz w:val="16"/>
              </w:rPr>
              <w:t xml:space="preserve"> </w:t>
            </w:r>
          </w:p>
        </w:tc>
        <w:tc>
          <w:tcPr>
            <w:tcW w:w="682" w:type="dxa"/>
            <w:tcBorders>
              <w:top w:val="single" w:sz="4" w:space="0" w:color="008AC8"/>
              <w:left w:val="nil"/>
              <w:bottom w:val="single" w:sz="4" w:space="0" w:color="008AC8"/>
              <w:right w:val="nil"/>
            </w:tcBorders>
            <w:vAlign w:val="center"/>
          </w:tcPr>
          <w:p w14:paraId="16BD811A" w14:textId="77777777" w:rsidR="00681A6C" w:rsidRDefault="00CA1699">
            <w:pPr>
              <w:spacing w:after="0" w:line="259" w:lineRule="auto"/>
              <w:ind w:left="0" w:firstLine="0"/>
            </w:pPr>
            <w:r>
              <w:rPr>
                <w:sz w:val="16"/>
              </w:rPr>
              <w:t xml:space="preserve">String </w:t>
            </w:r>
          </w:p>
        </w:tc>
        <w:tc>
          <w:tcPr>
            <w:tcW w:w="5495" w:type="dxa"/>
            <w:tcBorders>
              <w:top w:val="single" w:sz="4" w:space="0" w:color="008AC8"/>
              <w:left w:val="nil"/>
              <w:bottom w:val="single" w:sz="4" w:space="0" w:color="008AC8"/>
              <w:right w:val="nil"/>
            </w:tcBorders>
            <w:vAlign w:val="center"/>
          </w:tcPr>
          <w:p w14:paraId="7F0E88E0" w14:textId="77777777" w:rsidR="00681A6C" w:rsidRDefault="00CA1699">
            <w:pPr>
              <w:spacing w:after="0" w:line="259" w:lineRule="auto"/>
              <w:ind w:left="0" w:firstLine="0"/>
              <w:jc w:val="both"/>
            </w:pPr>
            <w:r>
              <w:rPr>
                <w:sz w:val="16"/>
              </w:rPr>
              <w:t xml:space="preserve">The ID of the log that can used to group together a set of related log entries </w:t>
            </w:r>
          </w:p>
        </w:tc>
      </w:tr>
      <w:tr w:rsidR="00681A6C" w14:paraId="687A9527" w14:textId="77777777">
        <w:trPr>
          <w:trHeight w:val="494"/>
        </w:trPr>
        <w:tc>
          <w:tcPr>
            <w:tcW w:w="1433" w:type="dxa"/>
            <w:tcBorders>
              <w:top w:val="single" w:sz="4" w:space="0" w:color="008AC8"/>
              <w:left w:val="nil"/>
              <w:bottom w:val="single" w:sz="4" w:space="0" w:color="008AC8"/>
              <w:right w:val="nil"/>
            </w:tcBorders>
            <w:vAlign w:val="center"/>
          </w:tcPr>
          <w:p w14:paraId="59A241C5" w14:textId="77777777" w:rsidR="00681A6C" w:rsidRDefault="00CA1699">
            <w:pPr>
              <w:spacing w:after="0" w:line="259" w:lineRule="auto"/>
              <w:ind w:left="108" w:firstLine="0"/>
            </w:pPr>
            <w:r>
              <w:rPr>
                <w:sz w:val="16"/>
              </w:rPr>
              <w:t xml:space="preserve">Identity </w:t>
            </w:r>
          </w:p>
        </w:tc>
        <w:tc>
          <w:tcPr>
            <w:tcW w:w="682" w:type="dxa"/>
            <w:tcBorders>
              <w:top w:val="single" w:sz="4" w:space="0" w:color="008AC8"/>
              <w:left w:val="nil"/>
              <w:bottom w:val="single" w:sz="4" w:space="0" w:color="008AC8"/>
              <w:right w:val="nil"/>
            </w:tcBorders>
            <w:vAlign w:val="center"/>
          </w:tcPr>
          <w:p w14:paraId="40C1FA9C" w14:textId="77777777" w:rsidR="00681A6C" w:rsidRDefault="00CA1699">
            <w:pPr>
              <w:spacing w:after="0" w:line="259" w:lineRule="auto"/>
              <w:ind w:left="0" w:firstLine="0"/>
            </w:pPr>
            <w:r>
              <w:rPr>
                <w:sz w:val="16"/>
              </w:rPr>
              <w:t xml:space="preserve">Object </w:t>
            </w:r>
          </w:p>
        </w:tc>
        <w:tc>
          <w:tcPr>
            <w:tcW w:w="5495" w:type="dxa"/>
            <w:tcBorders>
              <w:top w:val="single" w:sz="4" w:space="0" w:color="008AC8"/>
              <w:left w:val="nil"/>
              <w:bottom w:val="single" w:sz="4" w:space="0" w:color="008AC8"/>
              <w:right w:val="nil"/>
            </w:tcBorders>
            <w:vAlign w:val="center"/>
          </w:tcPr>
          <w:p w14:paraId="6CB7F68E" w14:textId="77777777" w:rsidR="00681A6C" w:rsidRDefault="00CA1699">
            <w:pPr>
              <w:spacing w:after="0" w:line="259" w:lineRule="auto"/>
              <w:ind w:left="0" w:firstLine="0"/>
            </w:pPr>
            <w:r>
              <w:rPr>
                <w:sz w:val="16"/>
              </w:rPr>
              <w:t xml:space="preserve">The identity that generated the log </w:t>
            </w:r>
          </w:p>
        </w:tc>
      </w:tr>
      <w:tr w:rsidR="00681A6C" w14:paraId="173B7AFA" w14:textId="77777777">
        <w:trPr>
          <w:trHeight w:val="497"/>
        </w:trPr>
        <w:tc>
          <w:tcPr>
            <w:tcW w:w="1433" w:type="dxa"/>
            <w:tcBorders>
              <w:top w:val="single" w:sz="4" w:space="0" w:color="008AC8"/>
              <w:left w:val="nil"/>
              <w:bottom w:val="single" w:sz="4" w:space="0" w:color="008AC8"/>
              <w:right w:val="nil"/>
            </w:tcBorders>
            <w:vAlign w:val="center"/>
          </w:tcPr>
          <w:p w14:paraId="41B8E4D7" w14:textId="77777777" w:rsidR="00681A6C" w:rsidRDefault="00CA1699">
            <w:pPr>
              <w:spacing w:after="0" w:line="259" w:lineRule="auto"/>
              <w:ind w:left="108" w:firstLine="0"/>
            </w:pPr>
            <w:r>
              <w:rPr>
                <w:sz w:val="16"/>
              </w:rPr>
              <w:t xml:space="preserve">properties </w:t>
            </w:r>
          </w:p>
        </w:tc>
        <w:tc>
          <w:tcPr>
            <w:tcW w:w="682" w:type="dxa"/>
            <w:tcBorders>
              <w:top w:val="single" w:sz="4" w:space="0" w:color="008AC8"/>
              <w:left w:val="nil"/>
              <w:bottom w:val="single" w:sz="4" w:space="0" w:color="008AC8"/>
              <w:right w:val="nil"/>
            </w:tcBorders>
            <w:vAlign w:val="center"/>
          </w:tcPr>
          <w:p w14:paraId="6D2FE69E" w14:textId="77777777" w:rsidR="00681A6C" w:rsidRDefault="00CA1699">
            <w:pPr>
              <w:spacing w:after="0" w:line="259" w:lineRule="auto"/>
              <w:ind w:left="0" w:firstLine="0"/>
            </w:pPr>
            <w:r>
              <w:rPr>
                <w:sz w:val="16"/>
              </w:rPr>
              <w:t xml:space="preserve">JSON </w:t>
            </w:r>
          </w:p>
        </w:tc>
        <w:tc>
          <w:tcPr>
            <w:tcW w:w="5495" w:type="dxa"/>
            <w:tcBorders>
              <w:top w:val="single" w:sz="4" w:space="0" w:color="008AC8"/>
              <w:left w:val="nil"/>
              <w:bottom w:val="single" w:sz="4" w:space="0" w:color="008AC8"/>
              <w:right w:val="nil"/>
            </w:tcBorders>
            <w:vAlign w:val="center"/>
          </w:tcPr>
          <w:p w14:paraId="61AF256C" w14:textId="77777777" w:rsidR="00681A6C" w:rsidRDefault="00CA1699">
            <w:pPr>
              <w:spacing w:after="0" w:line="259" w:lineRule="auto"/>
              <w:ind w:left="0" w:firstLine="0"/>
            </w:pPr>
            <w:r>
              <w:rPr>
                <w:sz w:val="16"/>
              </w:rPr>
              <w:t xml:space="preserve">See below for details </w:t>
            </w:r>
          </w:p>
        </w:tc>
      </w:tr>
    </w:tbl>
    <w:p w14:paraId="5FE97B05" w14:textId="77777777" w:rsidR="00681A6C" w:rsidRDefault="00CA1699">
      <w:pPr>
        <w:spacing w:after="137" w:line="259" w:lineRule="auto"/>
        <w:ind w:left="0" w:firstLine="0"/>
      </w:pPr>
      <w:r>
        <w:rPr>
          <w:sz w:val="20"/>
        </w:rPr>
        <w:t xml:space="preserve"> </w:t>
      </w:r>
    </w:p>
    <w:p w14:paraId="1B21637B" w14:textId="77777777" w:rsidR="00681A6C" w:rsidRDefault="00CA1699">
      <w:pPr>
        <w:spacing w:after="0" w:line="259" w:lineRule="auto"/>
        <w:ind w:left="-5"/>
      </w:pPr>
      <w:r>
        <w:rPr>
          <w:sz w:val="20"/>
        </w:rPr>
        <w:t xml:space="preserve">Audit log properties schema </w:t>
      </w:r>
    </w:p>
    <w:tbl>
      <w:tblPr>
        <w:tblStyle w:val="TableGrid"/>
        <w:tblW w:w="4942" w:type="dxa"/>
        <w:tblInd w:w="0" w:type="dxa"/>
        <w:tblCellMar>
          <w:right w:w="64" w:type="dxa"/>
        </w:tblCellMar>
        <w:tblLook w:val="04A0" w:firstRow="1" w:lastRow="0" w:firstColumn="1" w:lastColumn="0" w:noHBand="0" w:noVBand="1"/>
      </w:tblPr>
      <w:tblGrid>
        <w:gridCol w:w="1246"/>
        <w:gridCol w:w="634"/>
        <w:gridCol w:w="3062"/>
      </w:tblGrid>
      <w:tr w:rsidR="00681A6C" w14:paraId="18AC45D4" w14:textId="77777777">
        <w:trPr>
          <w:trHeight w:val="504"/>
        </w:trPr>
        <w:tc>
          <w:tcPr>
            <w:tcW w:w="1246" w:type="dxa"/>
            <w:tcBorders>
              <w:top w:val="nil"/>
              <w:left w:val="nil"/>
              <w:bottom w:val="nil"/>
              <w:right w:val="nil"/>
            </w:tcBorders>
            <w:shd w:val="clear" w:color="auto" w:fill="008AC8"/>
            <w:vAlign w:val="center"/>
          </w:tcPr>
          <w:p w14:paraId="6AF23867" w14:textId="77777777" w:rsidR="00681A6C" w:rsidRDefault="00CA1699">
            <w:pPr>
              <w:spacing w:after="0" w:line="259" w:lineRule="auto"/>
              <w:ind w:left="0" w:right="44" w:firstLine="0"/>
              <w:jc w:val="center"/>
            </w:pPr>
            <w:r>
              <w:rPr>
                <w:b/>
                <w:color w:val="FFFFFF"/>
                <w:sz w:val="16"/>
              </w:rPr>
              <w:t xml:space="preserve">Name </w:t>
            </w:r>
          </w:p>
        </w:tc>
        <w:tc>
          <w:tcPr>
            <w:tcW w:w="634" w:type="dxa"/>
            <w:tcBorders>
              <w:top w:val="nil"/>
              <w:left w:val="nil"/>
              <w:bottom w:val="nil"/>
              <w:right w:val="nil"/>
            </w:tcBorders>
            <w:shd w:val="clear" w:color="auto" w:fill="008AC8"/>
            <w:vAlign w:val="center"/>
          </w:tcPr>
          <w:p w14:paraId="696AB5A3" w14:textId="77777777" w:rsidR="00681A6C" w:rsidRDefault="00CA1699">
            <w:pPr>
              <w:spacing w:after="0" w:line="259" w:lineRule="auto"/>
              <w:ind w:left="26" w:firstLine="0"/>
            </w:pPr>
            <w:r>
              <w:rPr>
                <w:b/>
                <w:color w:val="FFFFFF"/>
                <w:sz w:val="16"/>
              </w:rPr>
              <w:t xml:space="preserve">Type </w:t>
            </w:r>
          </w:p>
        </w:tc>
        <w:tc>
          <w:tcPr>
            <w:tcW w:w="3063" w:type="dxa"/>
            <w:tcBorders>
              <w:top w:val="nil"/>
              <w:left w:val="nil"/>
              <w:bottom w:val="nil"/>
              <w:right w:val="nil"/>
            </w:tcBorders>
            <w:shd w:val="clear" w:color="auto" w:fill="008AC8"/>
            <w:vAlign w:val="center"/>
          </w:tcPr>
          <w:p w14:paraId="3DC70F8C" w14:textId="77777777" w:rsidR="00681A6C" w:rsidRDefault="00CA1699">
            <w:pPr>
              <w:spacing w:after="0" w:line="259" w:lineRule="auto"/>
              <w:ind w:left="0" w:right="42" w:firstLine="0"/>
              <w:jc w:val="center"/>
            </w:pPr>
            <w:r>
              <w:rPr>
                <w:b/>
                <w:color w:val="FFFFFF"/>
                <w:sz w:val="16"/>
              </w:rPr>
              <w:t xml:space="preserve">Description </w:t>
            </w:r>
          </w:p>
        </w:tc>
      </w:tr>
      <w:tr w:rsidR="00681A6C" w14:paraId="07FED49D" w14:textId="77777777">
        <w:trPr>
          <w:trHeight w:val="490"/>
        </w:trPr>
        <w:tc>
          <w:tcPr>
            <w:tcW w:w="1246" w:type="dxa"/>
            <w:tcBorders>
              <w:top w:val="nil"/>
              <w:left w:val="nil"/>
              <w:bottom w:val="single" w:sz="4" w:space="0" w:color="008AC8"/>
              <w:right w:val="nil"/>
            </w:tcBorders>
            <w:vAlign w:val="center"/>
          </w:tcPr>
          <w:p w14:paraId="23FF92EF" w14:textId="77777777" w:rsidR="00681A6C" w:rsidRDefault="00CA1699">
            <w:pPr>
              <w:spacing w:after="0" w:line="259" w:lineRule="auto"/>
              <w:ind w:left="108" w:firstLine="0"/>
            </w:pPr>
            <w:proofErr w:type="spellStart"/>
            <w:r>
              <w:rPr>
                <w:sz w:val="16"/>
              </w:rPr>
              <w:t>StreamName</w:t>
            </w:r>
            <w:proofErr w:type="spellEnd"/>
            <w:r>
              <w:rPr>
                <w:sz w:val="16"/>
              </w:rPr>
              <w:t xml:space="preserve"> </w:t>
            </w:r>
          </w:p>
        </w:tc>
        <w:tc>
          <w:tcPr>
            <w:tcW w:w="634" w:type="dxa"/>
            <w:tcBorders>
              <w:top w:val="nil"/>
              <w:left w:val="nil"/>
              <w:bottom w:val="single" w:sz="4" w:space="0" w:color="008AC8"/>
              <w:right w:val="nil"/>
            </w:tcBorders>
            <w:vAlign w:val="center"/>
          </w:tcPr>
          <w:p w14:paraId="1EB4A827" w14:textId="77777777" w:rsidR="00681A6C" w:rsidRDefault="00CA1699">
            <w:pPr>
              <w:spacing w:after="0" w:line="259" w:lineRule="auto"/>
              <w:ind w:left="0" w:firstLine="0"/>
            </w:pPr>
            <w:r>
              <w:rPr>
                <w:sz w:val="16"/>
              </w:rPr>
              <w:t xml:space="preserve">String </w:t>
            </w:r>
          </w:p>
        </w:tc>
        <w:tc>
          <w:tcPr>
            <w:tcW w:w="3063" w:type="dxa"/>
            <w:tcBorders>
              <w:top w:val="nil"/>
              <w:left w:val="nil"/>
              <w:bottom w:val="single" w:sz="4" w:space="0" w:color="008AC8"/>
              <w:right w:val="nil"/>
            </w:tcBorders>
            <w:vAlign w:val="center"/>
          </w:tcPr>
          <w:p w14:paraId="13A3A508" w14:textId="77777777" w:rsidR="00681A6C" w:rsidRDefault="00CA1699">
            <w:pPr>
              <w:spacing w:after="0" w:line="259" w:lineRule="auto"/>
              <w:ind w:left="0" w:firstLine="0"/>
              <w:jc w:val="both"/>
            </w:pPr>
            <w:r>
              <w:rPr>
                <w:sz w:val="16"/>
              </w:rPr>
              <w:t xml:space="preserve">The path the operation was performed on </w:t>
            </w:r>
          </w:p>
        </w:tc>
      </w:tr>
    </w:tbl>
    <w:p w14:paraId="05FA2273" w14:textId="77777777" w:rsidR="00293A90" w:rsidRDefault="00293A90">
      <w:pPr>
        <w:spacing w:after="160" w:line="259" w:lineRule="auto"/>
        <w:ind w:left="0" w:firstLine="0"/>
        <w:rPr>
          <w:color w:val="008AC8"/>
          <w:sz w:val="36"/>
        </w:rPr>
      </w:pPr>
      <w:r>
        <w:br w:type="page"/>
      </w:r>
    </w:p>
    <w:p w14:paraId="1EBAA816" w14:textId="0EC5F795" w:rsidR="00D60D5B" w:rsidRDefault="00D60D5B">
      <w:pPr>
        <w:pStyle w:val="Heading1"/>
        <w:ind w:left="921" w:hanging="936"/>
      </w:pPr>
      <w:bookmarkStart w:id="124" w:name="_Toc529792892"/>
      <w:r>
        <w:lastRenderedPageBreak/>
        <w:t>Appendix</w:t>
      </w:r>
      <w:bookmarkEnd w:id="124"/>
    </w:p>
    <w:p w14:paraId="34134196" w14:textId="77777777" w:rsidR="00172E61" w:rsidRDefault="00172E61" w:rsidP="00172E61">
      <w:pPr>
        <w:pStyle w:val="Heading2"/>
      </w:pPr>
      <w:bookmarkStart w:id="125" w:name="_Toc529792893"/>
      <w:r>
        <w:t>DevOps setup</w:t>
      </w:r>
      <w:bookmarkEnd w:id="125"/>
      <w:r>
        <w:t xml:space="preserve"> </w:t>
      </w:r>
    </w:p>
    <w:p w14:paraId="61C7D7DB" w14:textId="77777777" w:rsidR="00172E61" w:rsidRDefault="00172E61" w:rsidP="00172E61">
      <w:pPr>
        <w:ind w:left="0"/>
      </w:pPr>
    </w:p>
    <w:p w14:paraId="4AB0C785" w14:textId="77777777" w:rsidR="00172E61" w:rsidRDefault="00172E61" w:rsidP="00172E61">
      <w:pPr>
        <w:pStyle w:val="Heading2"/>
      </w:pPr>
      <w:bookmarkStart w:id="126" w:name="_Toc529792894"/>
      <w:r>
        <w:t>Data Catalog</w:t>
      </w:r>
      <w:bookmarkEnd w:id="126"/>
    </w:p>
    <w:p w14:paraId="7AE326C9" w14:textId="77777777" w:rsidR="00172E61" w:rsidRDefault="00172E61" w:rsidP="00172E61">
      <w:pPr>
        <w:ind w:left="0"/>
      </w:pPr>
      <w:r>
        <w:t xml:space="preserve">To be able to know what kind of data is present in the different areas in the Data Lake, who ones this data etc. it is imperative to document this. The goals of a Data Catalog tool and process are shown in Figure </w:t>
      </w:r>
    </w:p>
    <w:p w14:paraId="7753D551" w14:textId="77777777" w:rsidR="00172E61" w:rsidRDefault="00172E61" w:rsidP="00172E61">
      <w:pPr>
        <w:spacing w:after="60" w:line="259" w:lineRule="auto"/>
        <w:ind w:left="0" w:firstLine="0"/>
      </w:pPr>
      <w:r>
        <w:t xml:space="preserve"> </w:t>
      </w:r>
    </w:p>
    <w:p w14:paraId="662B7EA2" w14:textId="77777777" w:rsidR="00172E61" w:rsidRDefault="00172E61" w:rsidP="00172E61">
      <w:pPr>
        <w:spacing w:after="0" w:line="259" w:lineRule="auto"/>
        <w:ind w:left="0" w:right="743" w:firstLine="0"/>
        <w:jc w:val="right"/>
      </w:pPr>
      <w:r>
        <w:rPr>
          <w:noProof/>
        </w:rPr>
        <w:drawing>
          <wp:inline distT="0" distB="0" distL="0" distR="0" wp14:anchorId="2DA5F095" wp14:editId="520B54E7">
            <wp:extent cx="5114544" cy="217551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080" name="Picture 2080"/>
                    <pic:cNvPicPr/>
                  </pic:nvPicPr>
                  <pic:blipFill>
                    <a:blip r:embed="rId43"/>
                    <a:stretch>
                      <a:fillRect/>
                    </a:stretch>
                  </pic:blipFill>
                  <pic:spPr>
                    <a:xfrm>
                      <a:off x="0" y="0"/>
                      <a:ext cx="5114544" cy="2175510"/>
                    </a:xfrm>
                    <a:prstGeom prst="rect">
                      <a:avLst/>
                    </a:prstGeom>
                  </pic:spPr>
                </pic:pic>
              </a:graphicData>
            </a:graphic>
          </wp:inline>
        </w:drawing>
      </w:r>
      <w:r>
        <w:t xml:space="preserve"> </w:t>
      </w:r>
    </w:p>
    <w:p w14:paraId="5BB7C527" w14:textId="09FF4DBB" w:rsidR="00172E61" w:rsidRDefault="00172E61">
      <w:pPr>
        <w:spacing w:after="160" w:line="259" w:lineRule="auto"/>
        <w:ind w:left="0" w:firstLine="0"/>
      </w:pPr>
      <w:r>
        <w:br w:type="page"/>
      </w:r>
    </w:p>
    <w:p w14:paraId="2255C119" w14:textId="77777777" w:rsidR="00172E61" w:rsidRPr="00172E61" w:rsidRDefault="00172E61" w:rsidP="00172E61"/>
    <w:p w14:paraId="6E4F0095" w14:textId="77777777" w:rsidR="00172E61" w:rsidRPr="00172E61" w:rsidRDefault="00172E61" w:rsidP="00172E61"/>
    <w:p w14:paraId="1C07F6B3" w14:textId="22AB3FC8" w:rsidR="00681A6C" w:rsidRDefault="00CA1699">
      <w:pPr>
        <w:pStyle w:val="Heading1"/>
        <w:ind w:left="921" w:hanging="936"/>
      </w:pPr>
      <w:bookmarkStart w:id="127" w:name="_Toc529792895"/>
      <w:r>
        <w:t>References</w:t>
      </w:r>
      <w:bookmarkEnd w:id="127"/>
      <w:r>
        <w:t xml:space="preserve">  </w:t>
      </w:r>
    </w:p>
    <w:p w14:paraId="788FEFAA" w14:textId="77777777" w:rsidR="00681A6C" w:rsidRDefault="00CA1699">
      <w:pPr>
        <w:spacing w:after="166"/>
        <w:ind w:left="-5" w:right="145"/>
      </w:pPr>
      <w:r>
        <w:t xml:space="preserve">The following are references to the Microsoft Azure services mentioned in this document. </w:t>
      </w:r>
    </w:p>
    <w:p w14:paraId="44EA4744" w14:textId="0D8E0652" w:rsidR="00681A6C" w:rsidRDefault="00CA1699">
      <w:pPr>
        <w:numPr>
          <w:ilvl w:val="0"/>
          <w:numId w:val="5"/>
        </w:numPr>
        <w:spacing w:after="57" w:line="259" w:lineRule="auto"/>
        <w:ind w:right="242" w:hanging="360"/>
      </w:pPr>
      <w:r>
        <w:t xml:space="preserve">Azure Data Lake: </w:t>
      </w:r>
      <w:r w:rsidR="008F59FF" w:rsidRPr="008F59FF">
        <w:rPr>
          <w:color w:val="0563C1"/>
          <w:u w:val="single" w:color="0563C1"/>
        </w:rPr>
        <w:t>https://docs.microsoft.com/en-us/azure/storage/data-lake-storage/introduction</w:t>
      </w:r>
      <w:hyperlink r:id="rId44">
        <w:r>
          <w:t xml:space="preserve"> </w:t>
        </w:r>
      </w:hyperlink>
    </w:p>
    <w:p w14:paraId="69420833" w14:textId="77777777" w:rsidR="00681A6C" w:rsidRDefault="00CA1699">
      <w:pPr>
        <w:numPr>
          <w:ilvl w:val="0"/>
          <w:numId w:val="5"/>
        </w:numPr>
        <w:spacing w:after="57" w:line="259" w:lineRule="auto"/>
        <w:ind w:right="242" w:hanging="360"/>
      </w:pPr>
      <w:r>
        <w:t>Azure Data Factory:</w:t>
      </w:r>
      <w:hyperlink r:id="rId45">
        <w:r>
          <w:t xml:space="preserve"> </w:t>
        </w:r>
      </w:hyperlink>
      <w:hyperlink r:id="rId46">
        <w:r>
          <w:rPr>
            <w:color w:val="0563C1"/>
            <w:u w:val="single" w:color="0563C1"/>
          </w:rPr>
          <w:t>https://docs.microsoft.com/en</w:t>
        </w:r>
      </w:hyperlink>
      <w:hyperlink r:id="rId47">
        <w:r>
          <w:rPr>
            <w:color w:val="0563C1"/>
            <w:u w:val="single" w:color="0563C1"/>
          </w:rPr>
          <w:t>-</w:t>
        </w:r>
      </w:hyperlink>
      <w:hyperlink r:id="rId48">
        <w:r>
          <w:rPr>
            <w:color w:val="0563C1"/>
            <w:u w:val="single" w:color="0563C1"/>
          </w:rPr>
          <w:t>us/azure/data</w:t>
        </w:r>
      </w:hyperlink>
      <w:hyperlink r:id="rId49">
        <w:r>
          <w:rPr>
            <w:color w:val="0563C1"/>
            <w:u w:val="single" w:color="0563C1"/>
          </w:rPr>
          <w:t>-</w:t>
        </w:r>
      </w:hyperlink>
      <w:hyperlink r:id="rId50">
        <w:r>
          <w:rPr>
            <w:color w:val="0563C1"/>
            <w:u w:val="single" w:color="0563C1"/>
          </w:rPr>
          <w:t>factory/</w:t>
        </w:r>
      </w:hyperlink>
      <w:hyperlink r:id="rId51">
        <w:r>
          <w:t xml:space="preserve"> </w:t>
        </w:r>
      </w:hyperlink>
    </w:p>
    <w:p w14:paraId="6BAE1BEC" w14:textId="42038A52" w:rsidR="001A286D" w:rsidRDefault="00CA1699">
      <w:pPr>
        <w:numPr>
          <w:ilvl w:val="0"/>
          <w:numId w:val="5"/>
        </w:numPr>
        <w:spacing w:after="1" w:line="312" w:lineRule="auto"/>
        <w:ind w:right="242" w:hanging="360"/>
      </w:pPr>
      <w:r>
        <w:t xml:space="preserve">SQL Databases </w:t>
      </w:r>
    </w:p>
    <w:p w14:paraId="53FEB5EF" w14:textId="77777777" w:rsidR="0072344F" w:rsidRDefault="00CA1699" w:rsidP="001A286D">
      <w:pPr>
        <w:numPr>
          <w:ilvl w:val="1"/>
          <w:numId w:val="5"/>
        </w:numPr>
        <w:spacing w:after="1" w:line="312" w:lineRule="auto"/>
        <w:ind w:right="242" w:hanging="360"/>
      </w:pPr>
      <w:r w:rsidRPr="0072344F">
        <w:t xml:space="preserve">SQL Server DB: </w:t>
      </w:r>
      <w:hyperlink r:id="rId52">
        <w:r w:rsidRPr="0072344F">
          <w:rPr>
            <w:color w:val="0563C1"/>
            <w:u w:val="single" w:color="0563C1"/>
          </w:rPr>
          <w:t>https://docs.microsoft.com/en</w:t>
        </w:r>
      </w:hyperlink>
      <w:hyperlink r:id="rId53">
        <w:r w:rsidRPr="0072344F">
          <w:rPr>
            <w:color w:val="0563C1"/>
            <w:u w:val="single" w:color="0563C1"/>
          </w:rPr>
          <w:t>-</w:t>
        </w:r>
      </w:hyperlink>
      <w:hyperlink r:id="rId54">
        <w:r w:rsidRPr="0072344F">
          <w:rPr>
            <w:color w:val="0563C1"/>
            <w:u w:val="single" w:color="0563C1"/>
          </w:rPr>
          <w:t>us/azure/sql</w:t>
        </w:r>
      </w:hyperlink>
      <w:hyperlink r:id="rId55">
        <w:r w:rsidRPr="0072344F">
          <w:rPr>
            <w:color w:val="0563C1"/>
            <w:u w:val="single" w:color="0563C1"/>
          </w:rPr>
          <w:t>-</w:t>
        </w:r>
      </w:hyperlink>
      <w:hyperlink r:id="rId56">
        <w:r w:rsidRPr="0072344F">
          <w:rPr>
            <w:color w:val="0563C1"/>
            <w:u w:val="single" w:color="0563C1"/>
          </w:rPr>
          <w:t>database/</w:t>
        </w:r>
      </w:hyperlink>
      <w:hyperlink r:id="rId57">
        <w:r w:rsidRPr="0072344F">
          <w:t xml:space="preserve"> </w:t>
        </w:r>
      </w:hyperlink>
    </w:p>
    <w:p w14:paraId="3BD44DEC" w14:textId="77777777" w:rsidR="0072344F" w:rsidRDefault="00CA1699" w:rsidP="001A286D">
      <w:pPr>
        <w:numPr>
          <w:ilvl w:val="1"/>
          <w:numId w:val="5"/>
        </w:numPr>
        <w:spacing w:after="1" w:line="312" w:lineRule="auto"/>
        <w:ind w:right="242" w:hanging="360"/>
      </w:pPr>
      <w:r w:rsidRPr="0072344F">
        <w:t xml:space="preserve">SQL Server DW: </w:t>
      </w:r>
      <w:hyperlink r:id="rId58">
        <w:r w:rsidRPr="0072344F">
          <w:rPr>
            <w:color w:val="0563C1"/>
            <w:u w:val="single" w:color="0563C1"/>
          </w:rPr>
          <w:t>https://docs.microsoft.com/en</w:t>
        </w:r>
      </w:hyperlink>
      <w:hyperlink r:id="rId59">
        <w:r w:rsidRPr="0072344F">
          <w:rPr>
            <w:color w:val="0563C1"/>
            <w:u w:val="single" w:color="0563C1"/>
          </w:rPr>
          <w:t>-</w:t>
        </w:r>
      </w:hyperlink>
      <w:hyperlink r:id="rId60">
        <w:r w:rsidRPr="0072344F">
          <w:rPr>
            <w:color w:val="0563C1"/>
            <w:u w:val="single" w:color="0563C1"/>
          </w:rPr>
          <w:t>us/azure/sql</w:t>
        </w:r>
      </w:hyperlink>
      <w:hyperlink r:id="rId61">
        <w:r w:rsidRPr="0072344F">
          <w:rPr>
            <w:color w:val="0563C1"/>
            <w:u w:val="single" w:color="0563C1"/>
          </w:rPr>
          <w:t>-</w:t>
        </w:r>
      </w:hyperlink>
      <w:hyperlink r:id="rId62">
        <w:r w:rsidRPr="0072344F">
          <w:rPr>
            <w:color w:val="0563C1"/>
            <w:u w:val="single" w:color="0563C1"/>
          </w:rPr>
          <w:t>data</w:t>
        </w:r>
      </w:hyperlink>
      <w:hyperlink r:id="rId63">
        <w:r w:rsidRPr="0072344F">
          <w:rPr>
            <w:color w:val="0563C1"/>
            <w:u w:val="single" w:color="0563C1"/>
          </w:rPr>
          <w:t>-</w:t>
        </w:r>
      </w:hyperlink>
      <w:hyperlink r:id="rId64">
        <w:r w:rsidRPr="0072344F">
          <w:rPr>
            <w:color w:val="0563C1"/>
            <w:u w:val="single" w:color="0563C1"/>
          </w:rPr>
          <w:t>warehouse/</w:t>
        </w:r>
      </w:hyperlink>
      <w:hyperlink r:id="rId65">
        <w:r w:rsidRPr="0072344F">
          <w:t xml:space="preserve"> </w:t>
        </w:r>
      </w:hyperlink>
    </w:p>
    <w:p w14:paraId="30879042" w14:textId="77777777" w:rsidR="0072344F" w:rsidRPr="00B0333A" w:rsidRDefault="00CA1699" w:rsidP="001A286D">
      <w:pPr>
        <w:numPr>
          <w:ilvl w:val="1"/>
          <w:numId w:val="5"/>
        </w:numPr>
        <w:spacing w:after="1" w:line="312" w:lineRule="auto"/>
        <w:ind w:right="242" w:hanging="360"/>
      </w:pPr>
      <w:r w:rsidRPr="00B0333A">
        <w:t xml:space="preserve">MySQL: </w:t>
      </w:r>
      <w:hyperlink r:id="rId66">
        <w:r w:rsidRPr="00B0333A">
          <w:rPr>
            <w:color w:val="0563C1"/>
            <w:u w:val="single" w:color="0563C1"/>
          </w:rPr>
          <w:t>https://docs.microsoft.com/en</w:t>
        </w:r>
      </w:hyperlink>
      <w:hyperlink r:id="rId67">
        <w:r w:rsidRPr="00B0333A">
          <w:rPr>
            <w:color w:val="0563C1"/>
            <w:u w:val="single" w:color="0563C1"/>
          </w:rPr>
          <w:t>-</w:t>
        </w:r>
      </w:hyperlink>
      <w:hyperlink r:id="rId68">
        <w:r w:rsidRPr="00B0333A">
          <w:rPr>
            <w:color w:val="0563C1"/>
            <w:u w:val="single" w:color="0563C1"/>
          </w:rPr>
          <w:t>us/azure/mysql/</w:t>
        </w:r>
      </w:hyperlink>
      <w:hyperlink r:id="rId69"/>
    </w:p>
    <w:p w14:paraId="5DE07DB1" w14:textId="6ED0240A" w:rsidR="00681A6C" w:rsidRPr="0072344F" w:rsidRDefault="00CA1699" w:rsidP="001A286D">
      <w:pPr>
        <w:numPr>
          <w:ilvl w:val="1"/>
          <w:numId w:val="5"/>
        </w:numPr>
        <w:spacing w:after="1" w:line="312" w:lineRule="auto"/>
        <w:ind w:right="242" w:hanging="360"/>
      </w:pPr>
      <w:proofErr w:type="spellStart"/>
      <w:r w:rsidRPr="0072344F">
        <w:t>PostgresSQL</w:t>
      </w:r>
      <w:proofErr w:type="spellEnd"/>
      <w:r w:rsidRPr="0072344F">
        <w:t xml:space="preserve">: </w:t>
      </w:r>
      <w:hyperlink r:id="rId70">
        <w:r w:rsidRPr="0072344F">
          <w:rPr>
            <w:color w:val="0563C1"/>
            <w:u w:val="single" w:color="0563C1"/>
          </w:rPr>
          <w:t>https://docs.microsoft.com/en</w:t>
        </w:r>
      </w:hyperlink>
      <w:hyperlink r:id="rId71">
        <w:r w:rsidRPr="0072344F">
          <w:rPr>
            <w:color w:val="0563C1"/>
            <w:u w:val="single" w:color="0563C1"/>
          </w:rPr>
          <w:t>-</w:t>
        </w:r>
      </w:hyperlink>
      <w:hyperlink r:id="rId72">
        <w:r w:rsidRPr="0072344F">
          <w:rPr>
            <w:color w:val="0563C1"/>
            <w:u w:val="single" w:color="0563C1"/>
          </w:rPr>
          <w:t>us/azure/postgresql/</w:t>
        </w:r>
      </w:hyperlink>
      <w:hyperlink r:id="rId73">
        <w:r w:rsidRPr="0072344F">
          <w:t xml:space="preserve"> </w:t>
        </w:r>
      </w:hyperlink>
    </w:p>
    <w:p w14:paraId="0842D73B" w14:textId="1CDE3AD7" w:rsidR="00681A6C" w:rsidRPr="0072344F" w:rsidRDefault="00CA1699">
      <w:pPr>
        <w:numPr>
          <w:ilvl w:val="0"/>
          <w:numId w:val="5"/>
        </w:numPr>
        <w:spacing w:after="57" w:line="259" w:lineRule="auto"/>
        <w:ind w:right="242" w:hanging="360"/>
        <w:rPr>
          <w:lang w:val="es-ES"/>
        </w:rPr>
      </w:pPr>
      <w:r w:rsidRPr="0072344F">
        <w:rPr>
          <w:lang w:val="es-ES"/>
        </w:rPr>
        <w:t>Cubes –</w:t>
      </w:r>
      <w:hyperlink r:id="rId74">
        <w:r w:rsidRPr="0072344F">
          <w:rPr>
            <w:lang w:val="es-ES"/>
          </w:rPr>
          <w:t xml:space="preserve"> </w:t>
        </w:r>
      </w:hyperlink>
      <w:hyperlink r:id="rId75">
        <w:r w:rsidRPr="0072344F">
          <w:rPr>
            <w:color w:val="0563C1"/>
            <w:u w:val="single" w:color="0563C1"/>
            <w:lang w:val="es-ES"/>
          </w:rPr>
          <w:t>https://docs.microsoft.com/en</w:t>
        </w:r>
      </w:hyperlink>
      <w:hyperlink r:id="rId76">
        <w:r w:rsidRPr="0072344F">
          <w:rPr>
            <w:color w:val="0563C1"/>
            <w:u w:val="single" w:color="0563C1"/>
            <w:lang w:val="es-ES"/>
          </w:rPr>
          <w:t>-</w:t>
        </w:r>
      </w:hyperlink>
      <w:hyperlink r:id="rId77">
        <w:r w:rsidRPr="0072344F">
          <w:rPr>
            <w:color w:val="0563C1"/>
            <w:u w:val="single" w:color="0563C1"/>
            <w:lang w:val="es-ES"/>
          </w:rPr>
          <w:t>us/azure/analysis</w:t>
        </w:r>
      </w:hyperlink>
      <w:hyperlink r:id="rId78">
        <w:r w:rsidRPr="0072344F">
          <w:rPr>
            <w:color w:val="0563C1"/>
            <w:u w:val="single" w:color="0563C1"/>
            <w:lang w:val="es-ES"/>
          </w:rPr>
          <w:t>-</w:t>
        </w:r>
      </w:hyperlink>
      <w:hyperlink r:id="rId79">
        <w:r w:rsidRPr="0072344F">
          <w:rPr>
            <w:color w:val="0563C1"/>
            <w:u w:val="single" w:color="0563C1"/>
            <w:lang w:val="es-ES"/>
          </w:rPr>
          <w:t>services/</w:t>
        </w:r>
      </w:hyperlink>
      <w:hyperlink r:id="rId80">
        <w:r w:rsidRPr="0072344F">
          <w:rPr>
            <w:lang w:val="es-ES"/>
          </w:rPr>
          <w:t xml:space="preserve"> </w:t>
        </w:r>
      </w:hyperlink>
    </w:p>
    <w:p w14:paraId="11CAC977" w14:textId="77777777" w:rsidR="00D60D5B" w:rsidRPr="00D60D5B" w:rsidRDefault="00CA1699">
      <w:pPr>
        <w:numPr>
          <w:ilvl w:val="0"/>
          <w:numId w:val="5"/>
        </w:numPr>
        <w:spacing w:after="57" w:line="259" w:lineRule="auto"/>
        <w:ind w:right="242" w:hanging="360"/>
      </w:pPr>
      <w:r>
        <w:t xml:space="preserve">End-user tools- </w:t>
      </w:r>
      <w:r>
        <w:rPr>
          <w:rFonts w:ascii="Arial" w:eastAsia="Arial" w:hAnsi="Arial" w:cs="Arial"/>
        </w:rPr>
        <w:t xml:space="preserve"> </w:t>
      </w:r>
      <w:proofErr w:type="spellStart"/>
      <w:r>
        <w:t>PowerBI</w:t>
      </w:r>
      <w:proofErr w:type="spellEnd"/>
      <w:r>
        <w:t>:</w:t>
      </w:r>
      <w:hyperlink r:id="rId81">
        <w:r>
          <w:t xml:space="preserve"> </w:t>
        </w:r>
      </w:hyperlink>
      <w:hyperlink r:id="rId82">
        <w:r>
          <w:rPr>
            <w:color w:val="0563C1"/>
            <w:u w:val="single" w:color="0563C1"/>
          </w:rPr>
          <w:t>https://powerbi.microsoft.com/en</w:t>
        </w:r>
      </w:hyperlink>
      <w:hyperlink r:id="rId83">
        <w:r>
          <w:rPr>
            <w:color w:val="0563C1"/>
            <w:u w:val="single" w:color="0563C1"/>
          </w:rPr>
          <w:t>-</w:t>
        </w:r>
      </w:hyperlink>
      <w:hyperlink r:id="rId84">
        <w:r>
          <w:rPr>
            <w:color w:val="0563C1"/>
            <w:u w:val="single" w:color="0563C1"/>
          </w:rPr>
          <w:t>us/documentation/powerbi</w:t>
        </w:r>
      </w:hyperlink>
      <w:hyperlink r:id="rId85">
        <w:r>
          <w:rPr>
            <w:color w:val="0563C1"/>
            <w:u w:val="single" w:color="0563C1"/>
          </w:rPr>
          <w:t>-</w:t>
        </w:r>
      </w:hyperlink>
      <w:hyperlink r:id="rId86">
        <w:r>
          <w:rPr>
            <w:color w:val="0563C1"/>
            <w:u w:val="single" w:color="0563C1"/>
          </w:rPr>
          <w:t>landing</w:t>
        </w:r>
      </w:hyperlink>
      <w:hyperlink r:id="rId87"/>
      <w:hyperlink r:id="rId88">
        <w:r>
          <w:rPr>
            <w:color w:val="0563C1"/>
            <w:u w:val="single" w:color="0563C1"/>
          </w:rPr>
          <w:t>page/</w:t>
        </w:r>
      </w:hyperlink>
      <w:hyperlink r:id="rId89">
        <w:r>
          <w:t xml:space="preserve"> </w:t>
        </w:r>
      </w:hyperlink>
    </w:p>
    <w:p w14:paraId="0747A371" w14:textId="2F44E840" w:rsidR="00681A6C" w:rsidRDefault="00D60D5B">
      <w:pPr>
        <w:numPr>
          <w:ilvl w:val="0"/>
          <w:numId w:val="5"/>
        </w:numPr>
        <w:spacing w:after="57" w:line="259" w:lineRule="auto"/>
        <w:ind w:right="242" w:hanging="360"/>
      </w:pPr>
      <w:r>
        <w:t xml:space="preserve">Databricks </w:t>
      </w:r>
      <w:hyperlink r:id="rId90" w:history="1">
        <w:r w:rsidR="00CE02E3" w:rsidRPr="00127708">
          <w:rPr>
            <w:rStyle w:val="Hyperlink"/>
          </w:rPr>
          <w:t>https://azure.microsoft.com/en-us/services/databricks/</w:t>
        </w:r>
      </w:hyperlink>
    </w:p>
    <w:p w14:paraId="2FCE7729" w14:textId="77777777" w:rsidR="00CE02E3" w:rsidRDefault="00CE02E3" w:rsidP="00CE02E3">
      <w:pPr>
        <w:spacing w:after="57" w:line="259" w:lineRule="auto"/>
        <w:ind w:left="705" w:right="242" w:firstLine="0"/>
      </w:pPr>
    </w:p>
    <w:sectPr w:rsidR="00CE02E3">
      <w:footerReference w:type="even" r:id="rId91"/>
      <w:footerReference w:type="default" r:id="rId92"/>
      <w:footerReference w:type="first" r:id="rId93"/>
      <w:footnotePr>
        <w:numRestart w:val="eachPage"/>
      </w:footnotePr>
      <w:pgSz w:w="12240" w:h="15840"/>
      <w:pgMar w:top="1511" w:right="1287" w:bottom="1439" w:left="1440" w:header="720" w:footer="1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8076B6" w14:textId="77777777" w:rsidR="0018338E" w:rsidRDefault="0018338E">
      <w:pPr>
        <w:spacing w:after="0" w:line="240" w:lineRule="auto"/>
      </w:pPr>
      <w:r>
        <w:separator/>
      </w:r>
    </w:p>
  </w:endnote>
  <w:endnote w:type="continuationSeparator" w:id="0">
    <w:p w14:paraId="71ACF96F" w14:textId="77777777" w:rsidR="0018338E" w:rsidRDefault="001833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841E1" w14:textId="77777777" w:rsidR="00FD6B06" w:rsidRDefault="00FD6B06">
    <w:pPr>
      <w:spacing w:after="160" w:line="259" w:lineRule="auto"/>
      <w:ind w:left="0" w:firstLine="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563B4" w14:textId="77777777" w:rsidR="00FD6B06" w:rsidRDefault="00FD6B06">
    <w:pPr>
      <w:spacing w:after="122" w:line="237" w:lineRule="auto"/>
      <w:ind w:left="0" w:right="150" w:firstLine="8795"/>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285044C4" wp14:editId="2A6AE2C7">
              <wp:simplePos x="0" y="0"/>
              <wp:positionH relativeFrom="page">
                <wp:posOffset>896417</wp:posOffset>
              </wp:positionH>
              <wp:positionV relativeFrom="page">
                <wp:posOffset>9328100</wp:posOffset>
              </wp:positionV>
              <wp:extent cx="5981065" cy="6096"/>
              <wp:effectExtent l="0" t="0" r="0" b="0"/>
              <wp:wrapSquare wrapText="bothSides"/>
              <wp:docPr id="40390" name="Group 40390"/>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1717" name="Shape 4171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mv="urn:schemas-microsoft-com:mac:vml" xmlns:mo="http://schemas.microsoft.com/office/mac/office/2008/main">
          <w:pict>
            <v:group w14:anchorId="5C658574" id="Group 40390" o:spid="_x0000_s1026" style="position:absolute;margin-left:70.6pt;margin-top:734.5pt;width:470.95pt;height:.5pt;z-index:251665408;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">
              <v:shape id="Shape 41717"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" path="m,l5981065,r,9144l,9144,,e" fillcolor="black" stroked="f" strokeweight="0">
                <v:stroke miterlimit="83231f" joinstyle="miter"/>
                <v:path arrowok="t" textboxrect="0,0,5981065,9144"/>
              </v:shape>
              <w10:wrap type="square" anchorx="page" anchory="page"/>
            </v:group>
          </w:pict>
        </mc:Fallback>
      </mc:AlternateContent>
    </w:r>
    <w:r>
      <w:rPr>
        <w:color w:val="808080"/>
        <w:sz w:val="16"/>
      </w:rPr>
      <w:t xml:space="preserve">Page </w:t>
    </w:r>
    <w:r>
      <w:rPr>
        <w:color w:val="808080"/>
        <w:sz w:val="16"/>
      </w:rPr>
      <w:fldChar w:fldCharType="begin"/>
    </w:r>
    <w:r>
      <w:rPr>
        <w:color w:val="808080"/>
        <w:sz w:val="16"/>
      </w:rPr>
      <w:instrText xml:space="preserve"> PAGE   \* MERGEFORMAT </w:instrText>
    </w:r>
    <w:r>
      <w:rPr>
        <w:color w:val="808080"/>
        <w:sz w:val="16"/>
      </w:rPr>
      <w:fldChar w:fldCharType="separate"/>
    </w:r>
    <w:r w:rsidR="001D0861">
      <w:rPr>
        <w:noProof/>
        <w:color w:val="808080"/>
        <w:sz w:val="16"/>
      </w:rPr>
      <w:t>46</w:t>
    </w:r>
    <w:r>
      <w:rPr>
        <w:color w:val="808080"/>
        <w:sz w:val="16"/>
      </w:rPr>
      <w:fldChar w:fldCharType="end"/>
    </w:r>
    <w:r>
      <w:rPr>
        <w:color w:val="808080"/>
        <w:sz w:val="16"/>
      </w:rPr>
      <w:t xml:space="preserve"> How to organize an Azure Data Lake  </w:t>
    </w:r>
  </w:p>
  <w:p w14:paraId="1C1EC330" w14:textId="77777777" w:rsidR="00FD6B06" w:rsidRDefault="00FD6B06">
    <w:pPr>
      <w:spacing w:after="0" w:line="259" w:lineRule="auto"/>
      <w:ind w:left="0" w:firstLine="0"/>
    </w:pPr>
    <w:r>
      <w:rPr>
        <w:sz w:val="16"/>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9027A" w14:textId="77777777" w:rsidR="00FD6B06" w:rsidRDefault="00FD6B06">
    <w:pPr>
      <w:spacing w:after="122" w:line="237" w:lineRule="auto"/>
      <w:ind w:left="0" w:right="150" w:firstLine="8795"/>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618AC262" wp14:editId="23501E7E">
              <wp:simplePos x="0" y="0"/>
              <wp:positionH relativeFrom="page">
                <wp:posOffset>896417</wp:posOffset>
              </wp:positionH>
              <wp:positionV relativeFrom="page">
                <wp:posOffset>9328100</wp:posOffset>
              </wp:positionV>
              <wp:extent cx="5981065" cy="6096"/>
              <wp:effectExtent l="0" t="0" r="0" b="0"/>
              <wp:wrapSquare wrapText="bothSides"/>
              <wp:docPr id="40370" name="Group 40370"/>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1715" name="Shape 4171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mv="urn:schemas-microsoft-com:mac:vml" xmlns:mo="http://schemas.microsoft.com/office/mac/office/2008/main">
          <w:pict>
            <v:group w14:anchorId="34EA799C" id="Group 40370" o:spid="_x0000_s1026" style="position:absolute;margin-left:70.6pt;margin-top:734.5pt;width:470.95pt;height:.5pt;z-index:251666432;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">
              <v:shape id="Shape 41715"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" path="m,l5981065,r,9144l,9144,,e" fillcolor="black" stroked="f" strokeweight="0">
                <v:stroke miterlimit="83231f" joinstyle="miter"/>
                <v:path arrowok="t" textboxrect="0,0,5981065,9144"/>
              </v:shape>
              <w10:wrap type="square" anchorx="page" anchory="page"/>
            </v:group>
          </w:pict>
        </mc:Fallback>
      </mc:AlternateContent>
    </w:r>
    <w:r>
      <w:rPr>
        <w:color w:val="808080"/>
        <w:sz w:val="16"/>
      </w:rPr>
      <w:t xml:space="preserve">Page </w:t>
    </w:r>
    <w:r>
      <w:rPr>
        <w:color w:val="808080"/>
        <w:sz w:val="16"/>
      </w:rPr>
      <w:fldChar w:fldCharType="begin"/>
    </w:r>
    <w:r>
      <w:rPr>
        <w:color w:val="808080"/>
        <w:sz w:val="16"/>
      </w:rPr>
      <w:instrText xml:space="preserve"> PAGE   \* MERGEFORMAT </w:instrText>
    </w:r>
    <w:r>
      <w:rPr>
        <w:color w:val="808080"/>
        <w:sz w:val="16"/>
      </w:rPr>
      <w:fldChar w:fldCharType="separate"/>
    </w:r>
    <w:r w:rsidR="001D0861">
      <w:rPr>
        <w:noProof/>
        <w:color w:val="808080"/>
        <w:sz w:val="16"/>
      </w:rPr>
      <w:t>45</w:t>
    </w:r>
    <w:r>
      <w:rPr>
        <w:color w:val="808080"/>
        <w:sz w:val="16"/>
      </w:rPr>
      <w:fldChar w:fldCharType="end"/>
    </w:r>
    <w:r>
      <w:rPr>
        <w:color w:val="808080"/>
        <w:sz w:val="16"/>
      </w:rPr>
      <w:t xml:space="preserve"> How to organize an Azure Data Lake  </w:t>
    </w:r>
  </w:p>
  <w:p w14:paraId="2D60D3B2" w14:textId="77777777" w:rsidR="00FD6B06" w:rsidRDefault="00FD6B06">
    <w:pPr>
      <w:spacing w:after="0" w:line="259" w:lineRule="auto"/>
      <w:ind w:left="0" w:firstLine="0"/>
    </w:pPr>
    <w:r>
      <w:rPr>
        <w:sz w:val="16"/>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EDF06B" w14:textId="77777777" w:rsidR="00FD6B06" w:rsidRDefault="00FD6B06">
    <w:pPr>
      <w:spacing w:after="122" w:line="237" w:lineRule="auto"/>
      <w:ind w:left="0" w:right="150" w:firstLine="8795"/>
    </w:pPr>
    <w:r>
      <w:rPr>
        <w:rFonts w:ascii="Calibri" w:eastAsia="Calibri" w:hAnsi="Calibri" w:cs="Calibri"/>
        <w:noProof/>
      </w:rPr>
      <mc:AlternateContent>
        <mc:Choice Requires="wpg">
          <w:drawing>
            <wp:anchor distT="0" distB="0" distL="114300" distR="114300" simplePos="0" relativeHeight="251667456" behindDoc="0" locked="0" layoutInCell="1" allowOverlap="1" wp14:anchorId="53AE8909" wp14:editId="69CC0020">
              <wp:simplePos x="0" y="0"/>
              <wp:positionH relativeFrom="page">
                <wp:posOffset>896417</wp:posOffset>
              </wp:positionH>
              <wp:positionV relativeFrom="page">
                <wp:posOffset>9328100</wp:posOffset>
              </wp:positionV>
              <wp:extent cx="5981065" cy="6096"/>
              <wp:effectExtent l="0" t="0" r="0" b="0"/>
              <wp:wrapSquare wrapText="bothSides"/>
              <wp:docPr id="40350" name="Group 40350"/>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1713" name="Shape 4171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mv="urn:schemas-microsoft-com:mac:vml" xmlns:mo="http://schemas.microsoft.com/office/mac/office/2008/main">
          <w:pict>
            <v:group w14:anchorId="0D03543C" id="Group 40350" o:spid="_x0000_s1026" style="position:absolute;margin-left:70.6pt;margin-top:734.5pt;width:470.95pt;height:.5pt;z-index:251667456;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">
              <v:shape id="Shape 41713"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" path="m,l5981065,r,9144l,9144,,e" fillcolor="black" stroked="f" strokeweight="0">
                <v:stroke miterlimit="83231f" joinstyle="miter"/>
                <v:path arrowok="t" textboxrect="0,0,5981065,9144"/>
              </v:shape>
              <w10:wrap type="square" anchorx="page" anchory="page"/>
            </v:group>
          </w:pict>
        </mc:Fallback>
      </mc:AlternateContent>
    </w:r>
    <w:r>
      <w:rPr>
        <w:color w:val="808080"/>
        <w:sz w:val="16"/>
      </w:rPr>
      <w:t xml:space="preserve">Page </w:t>
    </w:r>
    <w:r>
      <w:rPr>
        <w:color w:val="808080"/>
        <w:sz w:val="16"/>
      </w:rPr>
      <w:fldChar w:fldCharType="begin"/>
    </w:r>
    <w:r>
      <w:rPr>
        <w:color w:val="808080"/>
        <w:sz w:val="16"/>
      </w:rPr>
      <w:instrText xml:space="preserve"> PAGE   \* MERGEFORMAT </w:instrText>
    </w:r>
    <w:r>
      <w:rPr>
        <w:color w:val="808080"/>
        <w:sz w:val="16"/>
      </w:rPr>
      <w:fldChar w:fldCharType="separate"/>
    </w:r>
    <w:r>
      <w:rPr>
        <w:color w:val="808080"/>
        <w:sz w:val="16"/>
      </w:rPr>
      <w:t>10</w:t>
    </w:r>
    <w:r>
      <w:rPr>
        <w:color w:val="808080"/>
        <w:sz w:val="16"/>
      </w:rPr>
      <w:fldChar w:fldCharType="end"/>
    </w:r>
    <w:r>
      <w:rPr>
        <w:color w:val="808080"/>
        <w:sz w:val="16"/>
      </w:rPr>
      <w:t xml:space="preserve"> How to organize an Azure Data Lake  </w:t>
    </w:r>
  </w:p>
  <w:p w14:paraId="522D297D" w14:textId="77777777" w:rsidR="00FD6B06" w:rsidRDefault="00FD6B06">
    <w:pPr>
      <w:spacing w:after="0" w:line="259" w:lineRule="auto"/>
      <w:ind w:left="0" w:firstLine="0"/>
    </w:pPr>
    <w:r>
      <w:rPr>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DC5740" w14:textId="77777777" w:rsidR="00FD6B06" w:rsidRDefault="00FD6B06">
    <w:pPr>
      <w:spacing w:after="0" w:line="259" w:lineRule="auto"/>
      <w:ind w:left="0" w:firstLine="0"/>
      <w:jc w:val="righ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064E06CD" wp14:editId="7A678F75">
              <wp:simplePos x="0" y="0"/>
              <wp:positionH relativeFrom="page">
                <wp:posOffset>896417</wp:posOffset>
              </wp:positionH>
              <wp:positionV relativeFrom="page">
                <wp:posOffset>9317431</wp:posOffset>
              </wp:positionV>
              <wp:extent cx="5981065" cy="6096"/>
              <wp:effectExtent l="0" t="0" r="0" b="0"/>
              <wp:wrapSquare wrapText="bothSides"/>
              <wp:docPr id="40201" name="Group 4020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1699" name="Shape 41699"/>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mv="urn:schemas-microsoft-com:mac:vml" xmlns:mo="http://schemas.microsoft.com/office/mac/office/2008/main">
          <w:pict>
            <v:group w14:anchorId="74FD06CF" id="Group 40201" o:spid="_x0000_s1026" style="position:absolute;margin-left:70.6pt;margin-top:733.65pt;width:470.95pt;height:.5pt;z-index:251658240;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">
              <v:shape id="Shape 41699"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" path="m,l5981065,r,9144l,9144,,e" fillcolor="black" stroked="f" strokeweight="0">
                <v:stroke miterlimit="83231f" joinstyle="miter"/>
                <v:path arrowok="t" textboxrect="0,0,5981065,9144"/>
              </v:shape>
              <w10:wrap type="square" anchorx="page" anchory="page"/>
            </v:group>
          </w:pict>
        </mc:Fallback>
      </mc:AlternateContent>
    </w:r>
    <w:r>
      <w:rPr>
        <w:color w:val="808080"/>
        <w:sz w:val="16"/>
      </w:rPr>
      <w:fldChar w:fldCharType="begin"/>
    </w:r>
    <w:r>
      <w:rPr>
        <w:color w:val="808080"/>
        <w:sz w:val="16"/>
      </w:rPr>
      <w:instrText xml:space="preserve"> PAGE   \* MERGEFORMAT </w:instrText>
    </w:r>
    <w:r>
      <w:rPr>
        <w:color w:val="808080"/>
        <w:sz w:val="16"/>
      </w:rPr>
      <w:fldChar w:fldCharType="separate"/>
    </w:r>
    <w:r w:rsidR="00A06871">
      <w:rPr>
        <w:noProof/>
        <w:color w:val="808080"/>
        <w:sz w:val="16"/>
      </w:rPr>
      <w:t>iii</w:t>
    </w:r>
    <w:r>
      <w:rPr>
        <w:color w:val="808080"/>
        <w:sz w:val="16"/>
      </w:rPr>
      <w:fldChar w:fldCharType="end"/>
    </w:r>
    <w:r>
      <w:rPr>
        <w:color w:val="808080"/>
        <w:sz w:val="16"/>
      </w:rPr>
      <w:t xml:space="preserve"> </w:t>
    </w:r>
  </w:p>
  <w:p w14:paraId="1B0C0D5E" w14:textId="77777777" w:rsidR="00FD6B06" w:rsidRDefault="00FD6B06">
    <w:pPr>
      <w:spacing w:after="0" w:line="259" w:lineRule="auto"/>
      <w:ind w:left="720" w:firstLine="0"/>
    </w:pPr>
    <w:r>
      <w:rPr>
        <w:color w:val="808080"/>
        <w:sz w:val="16"/>
      </w:rPr>
      <w:t xml:space="preserve">How to organize an Azure Data Lake </w:t>
    </w:r>
  </w:p>
  <w:p w14:paraId="38697DD4" w14:textId="77777777" w:rsidR="00FD6B06" w:rsidRDefault="00FD6B06">
    <w:pPr>
      <w:spacing w:after="0" w:line="259" w:lineRule="auto"/>
      <w:ind w:left="720" w:firstLine="0"/>
    </w:pPr>
    <w:r>
      <w:rPr>
        <w:color w:val="808080"/>
        <w:sz w:val="16"/>
      </w:rPr>
      <w:t xml:space="preserve"> </w:t>
    </w:r>
  </w:p>
  <w:p w14:paraId="420D0E13" w14:textId="77777777" w:rsidR="00FD6B06" w:rsidRDefault="00FD6B06">
    <w:pPr>
      <w:spacing w:after="0" w:line="259" w:lineRule="auto"/>
      <w:ind w:left="720" w:firstLine="0"/>
    </w:pPr>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5BBC0" w14:textId="77777777" w:rsidR="00FD6B06" w:rsidRDefault="00FD6B06">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26A91E" w14:textId="77777777" w:rsidR="00FD6B06" w:rsidRDefault="00FD6B06">
    <w:pPr>
      <w:spacing w:after="122" w:line="237" w:lineRule="auto"/>
      <w:ind w:left="0" w:right="-13" w:firstLine="8882"/>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71F7630D" wp14:editId="3A9FEB20">
              <wp:simplePos x="0" y="0"/>
              <wp:positionH relativeFrom="page">
                <wp:posOffset>896417</wp:posOffset>
              </wp:positionH>
              <wp:positionV relativeFrom="page">
                <wp:posOffset>9328100</wp:posOffset>
              </wp:positionV>
              <wp:extent cx="5981065" cy="6096"/>
              <wp:effectExtent l="0" t="0" r="0" b="0"/>
              <wp:wrapSquare wrapText="bothSides"/>
              <wp:docPr id="40268" name="Group 40268"/>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1705" name="Shape 4170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mv="urn:schemas-microsoft-com:mac:vml" xmlns:mo="http://schemas.microsoft.com/office/mac/office/2008/main">
          <w:pict>
            <v:group w14:anchorId="55123932" id="Group 40268" o:spid="_x0000_s1026" style="position:absolute;margin-left:70.6pt;margin-top:734.5pt;width:470.95pt;height:.5pt;z-index:251659264;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">
              <v:shape id="Shape 41705"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" path="m,l5981065,r,9144l,9144,,e" fillcolor="black" stroked="f" strokeweight="0">
                <v:stroke miterlimit="83231f" joinstyle="miter"/>
                <v:path arrowok="t" textboxrect="0,0,5981065,9144"/>
              </v:shape>
              <w10:wrap type="square" anchorx="page" anchory="page"/>
            </v:group>
          </w:pict>
        </mc:Fallback>
      </mc:AlternateContent>
    </w:r>
    <w:r>
      <w:rPr>
        <w:color w:val="808080"/>
        <w:sz w:val="16"/>
      </w:rPr>
      <w:t xml:space="preserve">Page </w:t>
    </w:r>
    <w:r>
      <w:rPr>
        <w:color w:val="808080"/>
        <w:sz w:val="16"/>
      </w:rPr>
      <w:fldChar w:fldCharType="begin"/>
    </w:r>
    <w:r>
      <w:rPr>
        <w:color w:val="808080"/>
        <w:sz w:val="16"/>
      </w:rPr>
      <w:instrText xml:space="preserve"> PAGE   \* MERGEFORMAT </w:instrText>
    </w:r>
    <w:r>
      <w:rPr>
        <w:color w:val="808080"/>
        <w:sz w:val="16"/>
      </w:rPr>
      <w:fldChar w:fldCharType="separate"/>
    </w:r>
    <w:r w:rsidR="00A06871">
      <w:rPr>
        <w:noProof/>
        <w:color w:val="808080"/>
        <w:sz w:val="16"/>
      </w:rPr>
      <w:t>vi</w:t>
    </w:r>
    <w:r>
      <w:rPr>
        <w:color w:val="808080"/>
        <w:sz w:val="16"/>
      </w:rPr>
      <w:fldChar w:fldCharType="end"/>
    </w:r>
    <w:r>
      <w:rPr>
        <w:color w:val="808080"/>
        <w:sz w:val="16"/>
      </w:rPr>
      <w:t xml:space="preserve"> How to organize an Azure Data Lake  </w:t>
    </w:r>
  </w:p>
  <w:p w14:paraId="0032BFFD" w14:textId="77777777" w:rsidR="00FD6B06" w:rsidRDefault="00FD6B06">
    <w:pPr>
      <w:spacing w:after="0" w:line="259" w:lineRule="auto"/>
      <w:ind w:left="0" w:firstLine="0"/>
    </w:pPr>
    <w:r>
      <w:rPr>
        <w:sz w:val="16"/>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377FE" w14:textId="77777777" w:rsidR="00FD6B06" w:rsidRDefault="00FD6B06">
    <w:pPr>
      <w:spacing w:after="0" w:line="259" w:lineRule="auto"/>
      <w:ind w:left="0" w:right="-14" w:firstLine="0"/>
      <w:jc w:val="right"/>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240BF8C7" wp14:editId="7A53AF13">
              <wp:simplePos x="0" y="0"/>
              <wp:positionH relativeFrom="page">
                <wp:posOffset>896417</wp:posOffset>
              </wp:positionH>
              <wp:positionV relativeFrom="page">
                <wp:posOffset>9317431</wp:posOffset>
              </wp:positionV>
              <wp:extent cx="5981065" cy="6096"/>
              <wp:effectExtent l="0" t="0" r="0" b="0"/>
              <wp:wrapSquare wrapText="bothSides"/>
              <wp:docPr id="40241" name="Group 4024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1703" name="Shape 41703"/>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mv="urn:schemas-microsoft-com:mac:vml" xmlns:mo="http://schemas.microsoft.com/office/mac/office/2008/main">
          <w:pict>
            <v:group w14:anchorId="3B64356C" id="Group 40241" o:spid="_x0000_s1026" style="position:absolute;margin-left:70.6pt;margin-top:733.65pt;width:470.95pt;height:.5pt;z-index:251660288;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">
              <v:shape id="Shape 41703"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" path="m,l5981065,r,9144l,9144,,e" fillcolor="black" stroked="f" strokeweight="0">
                <v:stroke miterlimit="83231f" joinstyle="miter"/>
                <v:path arrowok="t" textboxrect="0,0,5981065,9144"/>
              </v:shape>
              <w10:wrap type="square" anchorx="page" anchory="page"/>
            </v:group>
          </w:pict>
        </mc:Fallback>
      </mc:AlternateContent>
    </w:r>
    <w:r>
      <w:rPr>
        <w:color w:val="808080"/>
        <w:sz w:val="16"/>
      </w:rPr>
      <w:fldChar w:fldCharType="begin"/>
    </w:r>
    <w:r>
      <w:rPr>
        <w:color w:val="808080"/>
        <w:sz w:val="16"/>
      </w:rPr>
      <w:instrText xml:space="preserve"> PAGE   \* MERGEFORMAT </w:instrText>
    </w:r>
    <w:r>
      <w:rPr>
        <w:color w:val="808080"/>
        <w:sz w:val="16"/>
      </w:rPr>
      <w:fldChar w:fldCharType="separate"/>
    </w:r>
    <w:r w:rsidR="00A06871">
      <w:rPr>
        <w:noProof/>
        <w:color w:val="808080"/>
        <w:sz w:val="16"/>
      </w:rPr>
      <w:t>v</w:t>
    </w:r>
    <w:r>
      <w:rPr>
        <w:color w:val="808080"/>
        <w:sz w:val="16"/>
      </w:rPr>
      <w:fldChar w:fldCharType="end"/>
    </w:r>
    <w:r>
      <w:rPr>
        <w:color w:val="808080"/>
        <w:sz w:val="16"/>
      </w:rPr>
      <w:t xml:space="preserve"> </w:t>
    </w:r>
  </w:p>
  <w:p w14:paraId="1D1F0CC3" w14:textId="77777777" w:rsidR="00FD6B06" w:rsidRDefault="00FD6B06">
    <w:pPr>
      <w:spacing w:after="0" w:line="259" w:lineRule="auto"/>
      <w:ind w:left="0" w:firstLine="0"/>
    </w:pPr>
    <w:r>
      <w:rPr>
        <w:color w:val="808080"/>
        <w:sz w:val="16"/>
      </w:rPr>
      <w:t xml:space="preserve">How to organize an Azure Data Lake </w:t>
    </w:r>
  </w:p>
  <w:p w14:paraId="4B39653D" w14:textId="77777777" w:rsidR="00FD6B06" w:rsidRDefault="00FD6B06">
    <w:pPr>
      <w:spacing w:after="0" w:line="259" w:lineRule="auto"/>
      <w:ind w:left="0" w:firstLine="0"/>
    </w:pPr>
    <w:r>
      <w:rPr>
        <w:color w:val="808080"/>
        <w:sz w:val="16"/>
      </w:rPr>
      <w:t xml:space="preserve"> </w:t>
    </w:r>
  </w:p>
  <w:p w14:paraId="73EDAB2D" w14:textId="77777777" w:rsidR="00FD6B06" w:rsidRDefault="00FD6B06">
    <w:pPr>
      <w:spacing w:after="0" w:line="259" w:lineRule="auto"/>
      <w:ind w:left="0" w:firstLine="0"/>
    </w:pPr>
    <w:r>
      <w:rPr>
        <w:color w:val="808080"/>
        <w:sz w:val="16"/>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EDB86" w14:textId="77777777" w:rsidR="00FD6B06" w:rsidRDefault="00FD6B06">
    <w:pPr>
      <w:spacing w:after="0" w:line="259" w:lineRule="auto"/>
      <w:ind w:left="0" w:right="-14" w:firstLine="0"/>
      <w:jc w:val="right"/>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7770625C" wp14:editId="2D7A6A5F">
              <wp:simplePos x="0" y="0"/>
              <wp:positionH relativeFrom="page">
                <wp:posOffset>896417</wp:posOffset>
              </wp:positionH>
              <wp:positionV relativeFrom="page">
                <wp:posOffset>9317431</wp:posOffset>
              </wp:positionV>
              <wp:extent cx="5981065" cy="6096"/>
              <wp:effectExtent l="0" t="0" r="0" b="0"/>
              <wp:wrapSquare wrapText="bothSides"/>
              <wp:docPr id="40222" name="Group 4022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1701" name="Shape 41701"/>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mv="urn:schemas-microsoft-com:mac:vml" xmlns:mo="http://schemas.microsoft.com/office/mac/office/2008/main">
          <w:pict>
            <v:group w14:anchorId="604B37B7" id="Group 40222" o:spid="_x0000_s1026" style="position:absolute;margin-left:70.6pt;margin-top:733.65pt;width:470.95pt;height:.5pt;z-index:251661312;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">
              <v:shape id="Shape 41701"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" path="m,l5981065,r,9144l,9144,,e" fillcolor="black" stroked="f" strokeweight="0">
                <v:stroke miterlimit="83231f" joinstyle="miter"/>
                <v:path arrowok="t" textboxrect="0,0,5981065,9144"/>
              </v:shape>
              <w10:wrap type="square" anchorx="page" anchory="page"/>
            </v:group>
          </w:pict>
        </mc:Fallback>
      </mc:AlternateContent>
    </w:r>
    <w:r>
      <w:rPr>
        <w:color w:val="808080"/>
        <w:sz w:val="16"/>
      </w:rPr>
      <w:fldChar w:fldCharType="begin"/>
    </w:r>
    <w:r>
      <w:rPr>
        <w:color w:val="808080"/>
        <w:sz w:val="16"/>
      </w:rPr>
      <w:instrText xml:space="preserve"> PAGE   \* MERGEFORMAT </w:instrText>
    </w:r>
    <w:r>
      <w:rPr>
        <w:color w:val="808080"/>
        <w:sz w:val="16"/>
      </w:rPr>
      <w:fldChar w:fldCharType="separate"/>
    </w:r>
    <w:r w:rsidR="00A06871">
      <w:rPr>
        <w:noProof/>
        <w:color w:val="808080"/>
        <w:sz w:val="16"/>
      </w:rPr>
      <w:t>iv</w:t>
    </w:r>
    <w:r>
      <w:rPr>
        <w:color w:val="808080"/>
        <w:sz w:val="16"/>
      </w:rPr>
      <w:fldChar w:fldCharType="end"/>
    </w:r>
    <w:r>
      <w:rPr>
        <w:color w:val="808080"/>
        <w:sz w:val="16"/>
      </w:rPr>
      <w:t xml:space="preserve"> </w:t>
    </w:r>
  </w:p>
  <w:p w14:paraId="5F588C34" w14:textId="77777777" w:rsidR="00FD6B06" w:rsidRDefault="00FD6B06">
    <w:pPr>
      <w:spacing w:after="0" w:line="259" w:lineRule="auto"/>
      <w:ind w:left="0" w:firstLine="0"/>
    </w:pPr>
    <w:r>
      <w:rPr>
        <w:color w:val="808080"/>
        <w:sz w:val="16"/>
      </w:rPr>
      <w:t xml:space="preserve">How to organize an Azure Data Lake </w:t>
    </w:r>
  </w:p>
  <w:p w14:paraId="63078FB7" w14:textId="77777777" w:rsidR="00FD6B06" w:rsidRDefault="00FD6B06">
    <w:pPr>
      <w:spacing w:after="0" w:line="259" w:lineRule="auto"/>
      <w:ind w:left="0" w:firstLine="0"/>
    </w:pPr>
    <w:r>
      <w:rPr>
        <w:color w:val="808080"/>
        <w:sz w:val="16"/>
      </w:rPr>
      <w:t xml:space="preserve"> </w:t>
    </w:r>
  </w:p>
  <w:p w14:paraId="34213DBE" w14:textId="77777777" w:rsidR="00FD6B06" w:rsidRDefault="00FD6B06">
    <w:pPr>
      <w:spacing w:after="0" w:line="259" w:lineRule="auto"/>
      <w:ind w:left="0" w:firstLine="0"/>
    </w:pPr>
    <w:r>
      <w:rPr>
        <w:color w:val="808080"/>
        <w:sz w:val="16"/>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A47FCF" w14:textId="77777777" w:rsidR="00FD6B06" w:rsidRDefault="00FD6B06">
    <w:pPr>
      <w:spacing w:after="122" w:line="237" w:lineRule="auto"/>
      <w:ind w:left="0" w:right="60" w:firstLine="8882"/>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4C4F773B" wp14:editId="1F9DFF88">
              <wp:simplePos x="0" y="0"/>
              <wp:positionH relativeFrom="page">
                <wp:posOffset>896417</wp:posOffset>
              </wp:positionH>
              <wp:positionV relativeFrom="page">
                <wp:posOffset>9328100</wp:posOffset>
              </wp:positionV>
              <wp:extent cx="5981065" cy="6096"/>
              <wp:effectExtent l="0" t="0" r="0" b="0"/>
              <wp:wrapSquare wrapText="bothSides"/>
              <wp:docPr id="40329" name="Group 40329"/>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1711" name="Shape 41711"/>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mv="urn:schemas-microsoft-com:mac:vml" xmlns:mo="http://schemas.microsoft.com/office/mac/office/2008/main">
          <w:pict>
            <v:group w14:anchorId="548CEB6E" id="Group 40329" o:spid="_x0000_s1026" style="position:absolute;margin-left:70.6pt;margin-top:734.5pt;width:470.95pt;height:.5pt;z-index:251662336;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">
              <v:shape id="Shape 41711"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" path="m,l5981065,r,9144l,9144,,e" fillcolor="black" stroked="f" strokeweight="0">
                <v:stroke miterlimit="83231f" joinstyle="miter"/>
                <v:path arrowok="t" textboxrect="0,0,5981065,9144"/>
              </v:shape>
              <w10:wrap type="square" anchorx="page" anchory="page"/>
            </v:group>
          </w:pict>
        </mc:Fallback>
      </mc:AlternateContent>
    </w:r>
    <w:r>
      <w:rPr>
        <w:color w:val="808080"/>
        <w:sz w:val="16"/>
      </w:rPr>
      <w:t xml:space="preserve">Page </w:t>
    </w:r>
    <w:r>
      <w:rPr>
        <w:color w:val="808080"/>
        <w:sz w:val="16"/>
      </w:rPr>
      <w:fldChar w:fldCharType="begin"/>
    </w:r>
    <w:r>
      <w:rPr>
        <w:color w:val="808080"/>
        <w:sz w:val="16"/>
      </w:rPr>
      <w:instrText xml:space="preserve"> PAGE   \* MERGEFORMAT </w:instrText>
    </w:r>
    <w:r>
      <w:rPr>
        <w:color w:val="808080"/>
        <w:sz w:val="16"/>
      </w:rPr>
      <w:fldChar w:fldCharType="separate"/>
    </w:r>
    <w:r w:rsidR="00A06871">
      <w:rPr>
        <w:noProof/>
        <w:color w:val="808080"/>
        <w:sz w:val="16"/>
      </w:rPr>
      <w:t>8</w:t>
    </w:r>
    <w:r>
      <w:rPr>
        <w:color w:val="808080"/>
        <w:sz w:val="16"/>
      </w:rPr>
      <w:fldChar w:fldCharType="end"/>
    </w:r>
    <w:r>
      <w:rPr>
        <w:color w:val="808080"/>
        <w:sz w:val="16"/>
      </w:rPr>
      <w:t xml:space="preserve"> How to organize an Azure Data Lake  </w:t>
    </w:r>
  </w:p>
  <w:p w14:paraId="28C7E62B" w14:textId="77777777" w:rsidR="00FD6B06" w:rsidRDefault="00FD6B06">
    <w:pPr>
      <w:spacing w:after="0" w:line="259" w:lineRule="auto"/>
      <w:ind w:left="0" w:firstLine="0"/>
    </w:pPr>
    <w:r>
      <w:rPr>
        <w:sz w:val="16"/>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3A965" w14:textId="77777777" w:rsidR="00FD6B06" w:rsidRDefault="00FD6B06">
    <w:pPr>
      <w:spacing w:after="122" w:line="237" w:lineRule="auto"/>
      <w:ind w:left="0" w:right="60" w:firstLine="8882"/>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0B60C9DE" wp14:editId="1B2D0BBD">
              <wp:simplePos x="0" y="0"/>
              <wp:positionH relativeFrom="page">
                <wp:posOffset>896417</wp:posOffset>
              </wp:positionH>
              <wp:positionV relativeFrom="page">
                <wp:posOffset>9328100</wp:posOffset>
              </wp:positionV>
              <wp:extent cx="5981065" cy="6096"/>
              <wp:effectExtent l="0" t="0" r="0" b="0"/>
              <wp:wrapSquare wrapText="bothSides"/>
              <wp:docPr id="40309" name="Group 40309"/>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1709" name="Shape 41709"/>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mv="urn:schemas-microsoft-com:mac:vml" xmlns:mo="http://schemas.microsoft.com/office/mac/office/2008/main">
          <w:pict>
            <v:group w14:anchorId="53D21750" id="Group 40309" o:spid="_x0000_s1026" style="position:absolute;margin-left:70.6pt;margin-top:734.5pt;width:470.95pt;height:.5pt;z-index:251663360;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">
              <v:shape id="Shape 41709"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" path="m,l5981065,r,9144l,9144,,e" fillcolor="black" stroked="f" strokeweight="0">
                <v:stroke miterlimit="83231f" joinstyle="miter"/>
                <v:path arrowok="t" textboxrect="0,0,5981065,9144"/>
              </v:shape>
              <w10:wrap type="square" anchorx="page" anchory="page"/>
            </v:group>
          </w:pict>
        </mc:Fallback>
      </mc:AlternateContent>
    </w:r>
    <w:r>
      <w:rPr>
        <w:color w:val="808080"/>
        <w:sz w:val="16"/>
      </w:rPr>
      <w:t xml:space="preserve">Page </w:t>
    </w:r>
    <w:r>
      <w:rPr>
        <w:color w:val="808080"/>
        <w:sz w:val="16"/>
      </w:rPr>
      <w:fldChar w:fldCharType="begin"/>
    </w:r>
    <w:r>
      <w:rPr>
        <w:color w:val="808080"/>
        <w:sz w:val="16"/>
      </w:rPr>
      <w:instrText xml:space="preserve"> PAGE   \* MERGEFORMAT </w:instrText>
    </w:r>
    <w:r>
      <w:rPr>
        <w:color w:val="808080"/>
        <w:sz w:val="16"/>
      </w:rPr>
      <w:fldChar w:fldCharType="separate"/>
    </w:r>
    <w:r w:rsidR="00A06871">
      <w:rPr>
        <w:noProof/>
        <w:color w:val="808080"/>
        <w:sz w:val="16"/>
      </w:rPr>
      <w:t>7</w:t>
    </w:r>
    <w:r>
      <w:rPr>
        <w:color w:val="808080"/>
        <w:sz w:val="16"/>
      </w:rPr>
      <w:fldChar w:fldCharType="end"/>
    </w:r>
    <w:r>
      <w:rPr>
        <w:color w:val="808080"/>
        <w:sz w:val="16"/>
      </w:rPr>
      <w:t xml:space="preserve"> How to organize an Azure Data Lake  </w:t>
    </w:r>
  </w:p>
  <w:p w14:paraId="3F068A5E" w14:textId="77777777" w:rsidR="00FD6B06" w:rsidRDefault="00FD6B06">
    <w:pPr>
      <w:spacing w:after="0" w:line="259" w:lineRule="auto"/>
      <w:ind w:left="0" w:firstLine="0"/>
    </w:pPr>
    <w:r>
      <w:rPr>
        <w:sz w:val="16"/>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37F711" w14:textId="77777777" w:rsidR="00FD6B06" w:rsidRDefault="00FD6B06">
    <w:pPr>
      <w:spacing w:after="122" w:line="237" w:lineRule="auto"/>
      <w:ind w:left="0" w:right="60" w:firstLine="8882"/>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A280D14" wp14:editId="5D8A93AD">
              <wp:simplePos x="0" y="0"/>
              <wp:positionH relativeFrom="page">
                <wp:posOffset>896417</wp:posOffset>
              </wp:positionH>
              <wp:positionV relativeFrom="page">
                <wp:posOffset>9328100</wp:posOffset>
              </wp:positionV>
              <wp:extent cx="5981065" cy="6096"/>
              <wp:effectExtent l="0" t="0" r="0" b="0"/>
              <wp:wrapSquare wrapText="bothSides"/>
              <wp:docPr id="40289" name="Group 40289"/>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41707" name="Shape 41707"/>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mv="urn:schemas-microsoft-com:mac:vml" xmlns:mo="http://schemas.microsoft.com/office/mac/office/2008/main">
          <w:pict>
            <v:group w14:anchorId="28F30622" id="Group 40289" o:spid="_x0000_s1026" style="position:absolute;margin-left:70.6pt;margin-top:734.5pt;width:470.95pt;height:.5pt;z-index:251664384;mso-position-horizontal-relative:page;mso-position-vertical-relative:page" coordsize="59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">
              <v:shape id="Shape 41707"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" path="m,l5981065,r,9144l,9144,,e" fillcolor="black" stroked="f" strokeweight="0">
                <v:stroke miterlimit="83231f" joinstyle="miter"/>
                <v:path arrowok="t" textboxrect="0,0,5981065,9144"/>
              </v:shape>
              <w10:wrap type="square" anchorx="page" anchory="page"/>
            </v:group>
          </w:pict>
        </mc:Fallback>
      </mc:AlternateContent>
    </w:r>
    <w:r>
      <w:rPr>
        <w:color w:val="808080"/>
        <w:sz w:val="16"/>
      </w:rPr>
      <w:t xml:space="preserve">Page </w:t>
    </w:r>
    <w:r>
      <w:rPr>
        <w:color w:val="808080"/>
        <w:sz w:val="16"/>
      </w:rPr>
      <w:fldChar w:fldCharType="begin"/>
    </w:r>
    <w:r>
      <w:rPr>
        <w:color w:val="808080"/>
        <w:sz w:val="16"/>
      </w:rPr>
      <w:instrText xml:space="preserve"> PAGE   \* MERGEFORMAT </w:instrText>
    </w:r>
    <w:r>
      <w:rPr>
        <w:color w:val="808080"/>
        <w:sz w:val="16"/>
      </w:rPr>
      <w:fldChar w:fldCharType="separate"/>
    </w:r>
    <w:r>
      <w:rPr>
        <w:color w:val="808080"/>
        <w:sz w:val="16"/>
      </w:rPr>
      <w:t>6</w:t>
    </w:r>
    <w:r>
      <w:rPr>
        <w:color w:val="808080"/>
        <w:sz w:val="16"/>
      </w:rPr>
      <w:fldChar w:fldCharType="end"/>
    </w:r>
    <w:r>
      <w:rPr>
        <w:color w:val="808080"/>
        <w:sz w:val="16"/>
      </w:rPr>
      <w:t xml:space="preserve"> How to organize an Azure Data Lake  </w:t>
    </w:r>
  </w:p>
  <w:p w14:paraId="560E21EA" w14:textId="77777777" w:rsidR="00FD6B06" w:rsidRDefault="00FD6B06">
    <w:pPr>
      <w:spacing w:after="0" w:line="259" w:lineRule="auto"/>
      <w:ind w:left="0" w:firstLine="0"/>
    </w:pPr>
    <w:r>
      <w:rPr>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E3E795" w14:textId="77777777" w:rsidR="0018338E" w:rsidRDefault="0018338E">
      <w:pPr>
        <w:spacing w:after="0" w:line="259" w:lineRule="auto"/>
        <w:ind w:left="0" w:firstLine="0"/>
      </w:pPr>
      <w:r>
        <w:separator/>
      </w:r>
    </w:p>
  </w:footnote>
  <w:footnote w:type="continuationSeparator" w:id="0">
    <w:p w14:paraId="2BB9321A" w14:textId="77777777" w:rsidR="0018338E" w:rsidRDefault="0018338E">
      <w:pPr>
        <w:spacing w:after="0" w:line="259" w:lineRule="auto"/>
        <w:ind w:left="0" w:firstLin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1318FB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731071"/>
    <w:multiLevelType w:val="multilevel"/>
    <w:tmpl w:val="02EEBDAC"/>
    <w:lvl w:ilvl="0">
      <w:start w:val="4"/>
      <w:numFmt w:val="decimal"/>
      <w:lvlText w:val="%1"/>
      <w:lvlJc w:val="left"/>
      <w:pPr>
        <w:ind w:left="653" w:hanging="653"/>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2" w15:restartNumberingAfterBreak="0">
    <w:nsid w:val="0D9C57DE"/>
    <w:multiLevelType w:val="multilevel"/>
    <w:tmpl w:val="469A1248"/>
    <w:lvl w:ilvl="0">
      <w:start w:val="5"/>
      <w:numFmt w:val="decimal"/>
      <w:lvlText w:val="%1"/>
      <w:lvlJc w:val="left"/>
      <w:pPr>
        <w:ind w:left="653" w:hanging="653"/>
      </w:pPr>
      <w:rPr>
        <w:rFonts w:hint="default"/>
      </w:rPr>
    </w:lvl>
    <w:lvl w:ilvl="1">
      <w:start w:val="2"/>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3" w15:restartNumberingAfterBreak="0">
    <w:nsid w:val="18E701E4"/>
    <w:multiLevelType w:val="hybridMultilevel"/>
    <w:tmpl w:val="566A8E56"/>
    <w:lvl w:ilvl="0" w:tplc="E22417C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AC4D36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ED86B5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A3E633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D0880A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3A6CC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F16B41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7AA372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CDE968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9E50C43"/>
    <w:multiLevelType w:val="hybridMultilevel"/>
    <w:tmpl w:val="482C1452"/>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5" w15:restartNumberingAfterBreak="0">
    <w:nsid w:val="1FCE5234"/>
    <w:multiLevelType w:val="hybridMultilevel"/>
    <w:tmpl w:val="DA2A11C4"/>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6" w15:restartNumberingAfterBreak="0">
    <w:nsid w:val="23A77999"/>
    <w:multiLevelType w:val="hybridMultilevel"/>
    <w:tmpl w:val="6F7691D4"/>
    <w:lvl w:ilvl="0" w:tplc="EA58C60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7A2BA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06EEE6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6D8BDA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73AB7A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92CE3D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B1A44F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544B42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DF2D5D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4D64EE3"/>
    <w:multiLevelType w:val="hybridMultilevel"/>
    <w:tmpl w:val="2DE031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5F600A"/>
    <w:multiLevelType w:val="hybridMultilevel"/>
    <w:tmpl w:val="3BD6067C"/>
    <w:lvl w:ilvl="0" w:tplc="1D186B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E6626E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E9EFC3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A763EE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8EFDC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072118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566C2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28A0E6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986D8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18B6C26"/>
    <w:multiLevelType w:val="hybridMultilevel"/>
    <w:tmpl w:val="851CE28A"/>
    <w:lvl w:ilvl="0" w:tplc="552CF7F2">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93A8FBA">
      <w:start w:val="1"/>
      <w:numFmt w:val="bullet"/>
      <w:lvlText w:val="o"/>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E9CE1D0">
      <w:start w:val="1"/>
      <w:numFmt w:val="bullet"/>
      <w:lvlText w:val="▪"/>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E5E27C4">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7FEB352">
      <w:start w:val="1"/>
      <w:numFmt w:val="bullet"/>
      <w:lvlText w:val="o"/>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166E3EA">
      <w:start w:val="1"/>
      <w:numFmt w:val="bullet"/>
      <w:lvlText w:val="▪"/>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2BEA6A4">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34CD7A4">
      <w:start w:val="1"/>
      <w:numFmt w:val="bullet"/>
      <w:lvlText w:val="o"/>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6BE7ABE">
      <w:start w:val="1"/>
      <w:numFmt w:val="bullet"/>
      <w:lvlText w:val="▪"/>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538F6BC4"/>
    <w:multiLevelType w:val="multilevel"/>
    <w:tmpl w:val="2EA829C2"/>
    <w:lvl w:ilvl="0">
      <w:start w:val="1"/>
      <w:numFmt w:val="decimal"/>
      <w:lvlText w:val="%1"/>
      <w:lvlJc w:val="left"/>
      <w:pPr>
        <w:ind w:left="86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881"/>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512"/>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232"/>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952"/>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72"/>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92"/>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112"/>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832"/>
      </w:pPr>
      <w:rPr>
        <w:rFonts w:ascii="Segoe UI" w:eastAsia="Segoe UI" w:hAnsi="Segoe UI" w:cs="Segoe U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5B103BB2"/>
    <w:multiLevelType w:val="hybridMultilevel"/>
    <w:tmpl w:val="A25052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CA91A17"/>
    <w:multiLevelType w:val="multilevel"/>
    <w:tmpl w:val="24344552"/>
    <w:lvl w:ilvl="0">
      <w:start w:val="5"/>
      <w:numFmt w:val="decimal"/>
      <w:lvlText w:val="%1"/>
      <w:lvlJc w:val="left"/>
      <w:pPr>
        <w:ind w:left="653" w:hanging="653"/>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5EE37156"/>
    <w:multiLevelType w:val="hybridMultilevel"/>
    <w:tmpl w:val="84CC02A6"/>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4" w15:restartNumberingAfterBreak="0">
    <w:nsid w:val="659D7C5C"/>
    <w:multiLevelType w:val="multilevel"/>
    <w:tmpl w:val="3AE84C60"/>
    <w:lvl w:ilvl="0">
      <w:start w:val="4"/>
      <w:numFmt w:val="decimal"/>
      <w:lvlText w:val="%1"/>
      <w:lvlJc w:val="left"/>
      <w:pPr>
        <w:ind w:left="653" w:hanging="653"/>
      </w:pPr>
      <w:rPr>
        <w:rFonts w:hint="default"/>
      </w:rPr>
    </w:lvl>
    <w:lvl w:ilvl="1">
      <w:start w:val="2"/>
      <w:numFmt w:val="decimal"/>
      <w:lvlText w:val="%1.%2"/>
      <w:lvlJc w:val="left"/>
      <w:pPr>
        <w:ind w:left="1180" w:hanging="720"/>
      </w:pPr>
      <w:rPr>
        <w:rFonts w:hint="default"/>
      </w:rPr>
    </w:lvl>
    <w:lvl w:ilvl="2">
      <w:start w:val="1"/>
      <w:numFmt w:val="decimal"/>
      <w:lvlText w:val="%1.%2.%3"/>
      <w:lvlJc w:val="left"/>
      <w:pPr>
        <w:ind w:left="1640" w:hanging="720"/>
      </w:pPr>
      <w:rPr>
        <w:rFonts w:hint="default"/>
      </w:rPr>
    </w:lvl>
    <w:lvl w:ilvl="3">
      <w:start w:val="1"/>
      <w:numFmt w:val="decimal"/>
      <w:lvlText w:val="%1.%2.%3.%4"/>
      <w:lvlJc w:val="left"/>
      <w:pPr>
        <w:ind w:left="2460" w:hanging="1080"/>
      </w:pPr>
      <w:rPr>
        <w:rFonts w:hint="default"/>
      </w:rPr>
    </w:lvl>
    <w:lvl w:ilvl="4">
      <w:start w:val="1"/>
      <w:numFmt w:val="decimal"/>
      <w:lvlText w:val="%1.%2.%3.%4.%5"/>
      <w:lvlJc w:val="left"/>
      <w:pPr>
        <w:ind w:left="3280" w:hanging="1440"/>
      </w:pPr>
      <w:rPr>
        <w:rFonts w:hint="default"/>
      </w:rPr>
    </w:lvl>
    <w:lvl w:ilvl="5">
      <w:start w:val="1"/>
      <w:numFmt w:val="decimal"/>
      <w:lvlText w:val="%1.%2.%3.%4.%5.%6"/>
      <w:lvlJc w:val="left"/>
      <w:pPr>
        <w:ind w:left="4100" w:hanging="1800"/>
      </w:pPr>
      <w:rPr>
        <w:rFonts w:hint="default"/>
      </w:rPr>
    </w:lvl>
    <w:lvl w:ilvl="6">
      <w:start w:val="1"/>
      <w:numFmt w:val="decimal"/>
      <w:lvlText w:val="%1.%2.%3.%4.%5.%6.%7"/>
      <w:lvlJc w:val="left"/>
      <w:pPr>
        <w:ind w:left="4560" w:hanging="1800"/>
      </w:pPr>
      <w:rPr>
        <w:rFonts w:hint="default"/>
      </w:rPr>
    </w:lvl>
    <w:lvl w:ilvl="7">
      <w:start w:val="1"/>
      <w:numFmt w:val="decimal"/>
      <w:lvlText w:val="%1.%2.%3.%4.%5.%6.%7.%8"/>
      <w:lvlJc w:val="left"/>
      <w:pPr>
        <w:ind w:left="5380" w:hanging="2160"/>
      </w:pPr>
      <w:rPr>
        <w:rFonts w:hint="default"/>
      </w:rPr>
    </w:lvl>
    <w:lvl w:ilvl="8">
      <w:start w:val="1"/>
      <w:numFmt w:val="decimal"/>
      <w:lvlText w:val="%1.%2.%3.%4.%5.%6.%7.%8.%9"/>
      <w:lvlJc w:val="left"/>
      <w:pPr>
        <w:ind w:left="6200" w:hanging="2520"/>
      </w:pPr>
      <w:rPr>
        <w:rFonts w:hint="default"/>
      </w:rPr>
    </w:lvl>
  </w:abstractNum>
  <w:abstractNum w:abstractNumId="15" w15:restartNumberingAfterBreak="0">
    <w:nsid w:val="672826BE"/>
    <w:multiLevelType w:val="multilevel"/>
    <w:tmpl w:val="19F2AA26"/>
    <w:lvl w:ilvl="0">
      <w:start w:val="4"/>
      <w:numFmt w:val="decimal"/>
      <w:lvlText w:val="%1"/>
      <w:lvlJc w:val="left"/>
      <w:pPr>
        <w:ind w:left="653" w:hanging="653"/>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16" w15:restartNumberingAfterBreak="0">
    <w:nsid w:val="6A0F1364"/>
    <w:multiLevelType w:val="hybridMultilevel"/>
    <w:tmpl w:val="343672D8"/>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7" w15:restartNumberingAfterBreak="0">
    <w:nsid w:val="6E8E1414"/>
    <w:multiLevelType w:val="hybridMultilevel"/>
    <w:tmpl w:val="CC36B1C6"/>
    <w:lvl w:ilvl="0" w:tplc="E5907C1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0467323"/>
    <w:multiLevelType w:val="hybridMultilevel"/>
    <w:tmpl w:val="CB2E3B7A"/>
    <w:lvl w:ilvl="0" w:tplc="04090001">
      <w:start w:val="1"/>
      <w:numFmt w:val="bullet"/>
      <w:lvlText w:val=""/>
      <w:lvlJc w:val="left"/>
      <w:pPr>
        <w:ind w:left="710" w:hanging="360"/>
      </w:pPr>
      <w:rPr>
        <w:rFonts w:ascii="Symbol" w:hAnsi="Symbol"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9" w15:restartNumberingAfterBreak="0">
    <w:nsid w:val="777761F4"/>
    <w:multiLevelType w:val="multilevel"/>
    <w:tmpl w:val="3AE84C60"/>
    <w:lvl w:ilvl="0">
      <w:start w:val="4"/>
      <w:numFmt w:val="decimal"/>
      <w:lvlText w:val="%1"/>
      <w:lvlJc w:val="left"/>
      <w:pPr>
        <w:ind w:left="653" w:hanging="653"/>
      </w:pPr>
      <w:rPr>
        <w:rFonts w:hint="default"/>
      </w:rPr>
    </w:lvl>
    <w:lvl w:ilvl="1">
      <w:start w:val="1"/>
      <w:numFmt w:val="decimal"/>
      <w:lvlText w:val="%1.%2"/>
      <w:lvlJc w:val="left"/>
      <w:pPr>
        <w:ind w:left="1180" w:hanging="720"/>
      </w:pPr>
      <w:rPr>
        <w:rFonts w:hint="default"/>
      </w:rPr>
    </w:lvl>
    <w:lvl w:ilvl="2">
      <w:start w:val="1"/>
      <w:numFmt w:val="decimal"/>
      <w:lvlText w:val="%1.%2.%3"/>
      <w:lvlJc w:val="left"/>
      <w:pPr>
        <w:ind w:left="1640" w:hanging="720"/>
      </w:pPr>
      <w:rPr>
        <w:rFonts w:hint="default"/>
      </w:rPr>
    </w:lvl>
    <w:lvl w:ilvl="3">
      <w:start w:val="1"/>
      <w:numFmt w:val="decimal"/>
      <w:lvlText w:val="%1.%2.%3.%4"/>
      <w:lvlJc w:val="left"/>
      <w:pPr>
        <w:ind w:left="2460" w:hanging="1080"/>
      </w:pPr>
      <w:rPr>
        <w:rFonts w:hint="default"/>
      </w:rPr>
    </w:lvl>
    <w:lvl w:ilvl="4">
      <w:start w:val="1"/>
      <w:numFmt w:val="decimal"/>
      <w:lvlText w:val="%1.%2.%3.%4.%5"/>
      <w:lvlJc w:val="left"/>
      <w:pPr>
        <w:ind w:left="3280" w:hanging="1440"/>
      </w:pPr>
      <w:rPr>
        <w:rFonts w:hint="default"/>
      </w:rPr>
    </w:lvl>
    <w:lvl w:ilvl="5">
      <w:start w:val="1"/>
      <w:numFmt w:val="decimal"/>
      <w:lvlText w:val="%1.%2.%3.%4.%5.%6"/>
      <w:lvlJc w:val="left"/>
      <w:pPr>
        <w:ind w:left="4100" w:hanging="1800"/>
      </w:pPr>
      <w:rPr>
        <w:rFonts w:hint="default"/>
      </w:rPr>
    </w:lvl>
    <w:lvl w:ilvl="6">
      <w:start w:val="1"/>
      <w:numFmt w:val="decimal"/>
      <w:lvlText w:val="%1.%2.%3.%4.%5.%6.%7"/>
      <w:lvlJc w:val="left"/>
      <w:pPr>
        <w:ind w:left="4560" w:hanging="1800"/>
      </w:pPr>
      <w:rPr>
        <w:rFonts w:hint="default"/>
      </w:rPr>
    </w:lvl>
    <w:lvl w:ilvl="7">
      <w:start w:val="1"/>
      <w:numFmt w:val="decimal"/>
      <w:lvlText w:val="%1.%2.%3.%4.%5.%6.%7.%8"/>
      <w:lvlJc w:val="left"/>
      <w:pPr>
        <w:ind w:left="5380" w:hanging="2160"/>
      </w:pPr>
      <w:rPr>
        <w:rFonts w:hint="default"/>
      </w:rPr>
    </w:lvl>
    <w:lvl w:ilvl="8">
      <w:start w:val="1"/>
      <w:numFmt w:val="decimal"/>
      <w:lvlText w:val="%1.%2.%3.%4.%5.%6.%7.%8.%9"/>
      <w:lvlJc w:val="left"/>
      <w:pPr>
        <w:ind w:left="6200" w:hanging="2520"/>
      </w:pPr>
      <w:rPr>
        <w:rFonts w:hint="default"/>
      </w:rPr>
    </w:lvl>
  </w:abstractNum>
  <w:abstractNum w:abstractNumId="20" w15:restartNumberingAfterBreak="0">
    <w:nsid w:val="7D1C6AFC"/>
    <w:multiLevelType w:val="multilevel"/>
    <w:tmpl w:val="459C06FA"/>
    <w:lvl w:ilvl="0">
      <w:start w:val="2"/>
      <w:numFmt w:val="decimal"/>
      <w:pStyle w:val="Heading1"/>
      <w:lvlText w:val="%1"/>
      <w:lvlJc w:val="left"/>
      <w:pPr>
        <w:ind w:left="0"/>
      </w:pPr>
      <w:rPr>
        <w:rFonts w:ascii="Segoe UI" w:eastAsia="Segoe UI" w:hAnsi="Segoe UI" w:cs="Segoe UI"/>
        <w:b w:val="0"/>
        <w:i w:val="0"/>
        <w:strike w:val="0"/>
        <w:dstrike w:val="0"/>
        <w:color w:val="008AC8"/>
        <w:sz w:val="36"/>
        <w:szCs w:val="36"/>
        <w:u w:val="none" w:color="000000"/>
        <w:bdr w:val="none" w:sz="0" w:space="0" w:color="auto"/>
        <w:shd w:val="clear" w:color="auto" w:fill="auto"/>
        <w:vertAlign w:val="baseline"/>
      </w:rPr>
    </w:lvl>
    <w:lvl w:ilvl="1">
      <w:start w:val="1"/>
      <w:numFmt w:val="decimal"/>
      <w:pStyle w:val="Heading2"/>
      <w:lvlText w:val="%1.%2"/>
      <w:lvlJc w:val="left"/>
      <w:pPr>
        <w:ind w:left="0"/>
      </w:pPr>
      <w:rPr>
        <w:rFonts w:ascii="Segoe UI" w:eastAsia="Segoe UI" w:hAnsi="Segoe UI" w:cs="Segoe UI"/>
        <w:b w:val="0"/>
        <w:i w:val="0"/>
        <w:strike w:val="0"/>
        <w:dstrike w:val="0"/>
        <w:color w:val="008AC8"/>
        <w:sz w:val="32"/>
        <w:szCs w:val="32"/>
        <w:u w:val="none" w:color="000000"/>
        <w:bdr w:val="none" w:sz="0" w:space="0" w:color="auto"/>
        <w:shd w:val="clear" w:color="auto" w:fill="auto"/>
        <w:vertAlign w:val="baseline"/>
      </w:rPr>
    </w:lvl>
    <w:lvl w:ilvl="2">
      <w:start w:val="1"/>
      <w:numFmt w:val="lowerRoman"/>
      <w:lvlText w:val="%3"/>
      <w:lvlJc w:val="left"/>
      <w:pPr>
        <w:ind w:left="1080"/>
      </w:pPr>
      <w:rPr>
        <w:rFonts w:ascii="Segoe UI" w:eastAsia="Segoe UI" w:hAnsi="Segoe UI" w:cs="Segoe UI"/>
        <w:b w:val="0"/>
        <w:i w:val="0"/>
        <w:strike w:val="0"/>
        <w:dstrike w:val="0"/>
        <w:color w:val="008AC8"/>
        <w:sz w:val="32"/>
        <w:szCs w:val="32"/>
        <w:u w:val="none" w:color="000000"/>
        <w:bdr w:val="none" w:sz="0" w:space="0" w:color="auto"/>
        <w:shd w:val="clear" w:color="auto" w:fill="auto"/>
        <w:vertAlign w:val="baseline"/>
      </w:rPr>
    </w:lvl>
    <w:lvl w:ilvl="3">
      <w:start w:val="1"/>
      <w:numFmt w:val="decimal"/>
      <w:lvlText w:val="%4"/>
      <w:lvlJc w:val="left"/>
      <w:pPr>
        <w:ind w:left="1800"/>
      </w:pPr>
      <w:rPr>
        <w:rFonts w:ascii="Segoe UI" w:eastAsia="Segoe UI" w:hAnsi="Segoe UI" w:cs="Segoe UI"/>
        <w:b w:val="0"/>
        <w:i w:val="0"/>
        <w:strike w:val="0"/>
        <w:dstrike w:val="0"/>
        <w:color w:val="008AC8"/>
        <w:sz w:val="32"/>
        <w:szCs w:val="32"/>
        <w:u w:val="none" w:color="000000"/>
        <w:bdr w:val="none" w:sz="0" w:space="0" w:color="auto"/>
        <w:shd w:val="clear" w:color="auto" w:fill="auto"/>
        <w:vertAlign w:val="baseline"/>
      </w:rPr>
    </w:lvl>
    <w:lvl w:ilvl="4">
      <w:start w:val="1"/>
      <w:numFmt w:val="lowerLetter"/>
      <w:lvlText w:val="%5"/>
      <w:lvlJc w:val="left"/>
      <w:pPr>
        <w:ind w:left="2520"/>
      </w:pPr>
      <w:rPr>
        <w:rFonts w:ascii="Segoe UI" w:eastAsia="Segoe UI" w:hAnsi="Segoe UI" w:cs="Segoe UI"/>
        <w:b w:val="0"/>
        <w:i w:val="0"/>
        <w:strike w:val="0"/>
        <w:dstrike w:val="0"/>
        <w:color w:val="008AC8"/>
        <w:sz w:val="32"/>
        <w:szCs w:val="32"/>
        <w:u w:val="none" w:color="000000"/>
        <w:bdr w:val="none" w:sz="0" w:space="0" w:color="auto"/>
        <w:shd w:val="clear" w:color="auto" w:fill="auto"/>
        <w:vertAlign w:val="baseline"/>
      </w:rPr>
    </w:lvl>
    <w:lvl w:ilvl="5">
      <w:start w:val="1"/>
      <w:numFmt w:val="lowerRoman"/>
      <w:lvlText w:val="%6"/>
      <w:lvlJc w:val="left"/>
      <w:pPr>
        <w:ind w:left="3240"/>
      </w:pPr>
      <w:rPr>
        <w:rFonts w:ascii="Segoe UI" w:eastAsia="Segoe UI" w:hAnsi="Segoe UI" w:cs="Segoe UI"/>
        <w:b w:val="0"/>
        <w:i w:val="0"/>
        <w:strike w:val="0"/>
        <w:dstrike w:val="0"/>
        <w:color w:val="008AC8"/>
        <w:sz w:val="32"/>
        <w:szCs w:val="32"/>
        <w:u w:val="none" w:color="000000"/>
        <w:bdr w:val="none" w:sz="0" w:space="0" w:color="auto"/>
        <w:shd w:val="clear" w:color="auto" w:fill="auto"/>
        <w:vertAlign w:val="baseline"/>
      </w:rPr>
    </w:lvl>
    <w:lvl w:ilvl="6">
      <w:start w:val="1"/>
      <w:numFmt w:val="decimal"/>
      <w:lvlText w:val="%7"/>
      <w:lvlJc w:val="left"/>
      <w:pPr>
        <w:ind w:left="3960"/>
      </w:pPr>
      <w:rPr>
        <w:rFonts w:ascii="Segoe UI" w:eastAsia="Segoe UI" w:hAnsi="Segoe UI" w:cs="Segoe UI"/>
        <w:b w:val="0"/>
        <w:i w:val="0"/>
        <w:strike w:val="0"/>
        <w:dstrike w:val="0"/>
        <w:color w:val="008AC8"/>
        <w:sz w:val="32"/>
        <w:szCs w:val="32"/>
        <w:u w:val="none" w:color="000000"/>
        <w:bdr w:val="none" w:sz="0" w:space="0" w:color="auto"/>
        <w:shd w:val="clear" w:color="auto" w:fill="auto"/>
        <w:vertAlign w:val="baseline"/>
      </w:rPr>
    </w:lvl>
    <w:lvl w:ilvl="7">
      <w:start w:val="1"/>
      <w:numFmt w:val="lowerLetter"/>
      <w:lvlText w:val="%8"/>
      <w:lvlJc w:val="left"/>
      <w:pPr>
        <w:ind w:left="4680"/>
      </w:pPr>
      <w:rPr>
        <w:rFonts w:ascii="Segoe UI" w:eastAsia="Segoe UI" w:hAnsi="Segoe UI" w:cs="Segoe UI"/>
        <w:b w:val="0"/>
        <w:i w:val="0"/>
        <w:strike w:val="0"/>
        <w:dstrike w:val="0"/>
        <w:color w:val="008AC8"/>
        <w:sz w:val="32"/>
        <w:szCs w:val="32"/>
        <w:u w:val="none" w:color="000000"/>
        <w:bdr w:val="none" w:sz="0" w:space="0" w:color="auto"/>
        <w:shd w:val="clear" w:color="auto" w:fill="auto"/>
        <w:vertAlign w:val="baseline"/>
      </w:rPr>
    </w:lvl>
    <w:lvl w:ilvl="8">
      <w:start w:val="1"/>
      <w:numFmt w:val="lowerRoman"/>
      <w:lvlText w:val="%9"/>
      <w:lvlJc w:val="left"/>
      <w:pPr>
        <w:ind w:left="5400"/>
      </w:pPr>
      <w:rPr>
        <w:rFonts w:ascii="Segoe UI" w:eastAsia="Segoe UI" w:hAnsi="Segoe UI" w:cs="Segoe UI"/>
        <w:b w:val="0"/>
        <w:i w:val="0"/>
        <w:strike w:val="0"/>
        <w:dstrike w:val="0"/>
        <w:color w:val="008AC8"/>
        <w:sz w:val="32"/>
        <w:szCs w:val="32"/>
        <w:u w:val="none" w:color="000000"/>
        <w:bdr w:val="none" w:sz="0" w:space="0" w:color="auto"/>
        <w:shd w:val="clear" w:color="auto" w:fill="auto"/>
        <w:vertAlign w:val="baseline"/>
      </w:rPr>
    </w:lvl>
  </w:abstractNum>
  <w:abstractNum w:abstractNumId="21" w15:restartNumberingAfterBreak="0">
    <w:nsid w:val="7E833E92"/>
    <w:multiLevelType w:val="multilevel"/>
    <w:tmpl w:val="496AC0F4"/>
    <w:lvl w:ilvl="0">
      <w:start w:val="4"/>
      <w:numFmt w:val="decimal"/>
      <w:lvlText w:val="%1"/>
      <w:lvlJc w:val="left"/>
      <w:pPr>
        <w:ind w:left="653" w:hanging="653"/>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0"/>
  </w:num>
  <w:num w:numId="2">
    <w:abstractNumId w:val="9"/>
  </w:num>
  <w:num w:numId="3">
    <w:abstractNumId w:val="8"/>
  </w:num>
  <w:num w:numId="4">
    <w:abstractNumId w:val="6"/>
  </w:num>
  <w:num w:numId="5">
    <w:abstractNumId w:val="3"/>
  </w:num>
  <w:num w:numId="6">
    <w:abstractNumId w:val="20"/>
  </w:num>
  <w:num w:numId="7">
    <w:abstractNumId w:val="19"/>
  </w:num>
  <w:num w:numId="8">
    <w:abstractNumId w:val="13"/>
  </w:num>
  <w:num w:numId="9">
    <w:abstractNumId w:val="14"/>
  </w:num>
  <w:num w:numId="10">
    <w:abstractNumId w:val="7"/>
  </w:num>
  <w:num w:numId="11">
    <w:abstractNumId w:val="11"/>
  </w:num>
  <w:num w:numId="12">
    <w:abstractNumId w:val="15"/>
  </w:num>
  <w:num w:numId="13">
    <w:abstractNumId w:val="21"/>
  </w:num>
  <w:num w:numId="14">
    <w:abstractNumId w:val="1"/>
  </w:num>
  <w:num w:numId="15">
    <w:abstractNumId w:val="12"/>
  </w:num>
  <w:num w:numId="16">
    <w:abstractNumId w:val="2"/>
  </w:num>
  <w:num w:numId="17">
    <w:abstractNumId w:val="0"/>
  </w:num>
  <w:num w:numId="18">
    <w:abstractNumId w:val="16"/>
  </w:num>
  <w:num w:numId="19">
    <w:abstractNumId w:val="5"/>
  </w:num>
  <w:num w:numId="20">
    <w:abstractNumId w:val="18"/>
  </w:num>
  <w:num w:numId="21">
    <w:abstractNumId w:val="20"/>
  </w:num>
  <w:num w:numId="22">
    <w:abstractNumId w:val="20"/>
  </w:num>
  <w:num w:numId="23">
    <w:abstractNumId w:val="20"/>
  </w:num>
  <w:num w:numId="24">
    <w:abstractNumId w:val="4"/>
  </w:num>
  <w:num w:numId="25">
    <w:abstractNumId w:val="20"/>
  </w:num>
  <w:num w:numId="26">
    <w:abstractNumId w:val="17"/>
  </w:num>
  <w:num w:numId="27">
    <w:abstractNumId w:val="20"/>
    <w:lvlOverride w:ilvl="0">
      <w:startOverride w:val="6"/>
    </w:lvlOverride>
    <w:lvlOverride w:ilvl="1">
      <w:startOverride w:val="21"/>
    </w:lvlOverride>
  </w:num>
  <w:num w:numId="28">
    <w:abstractNumId w:val="20"/>
    <w:lvlOverride w:ilvl="0">
      <w:startOverride w:val="6"/>
    </w:lvlOverride>
    <w:lvlOverride w:ilvl="1">
      <w:startOverride w:val="3"/>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ristian Hamson">
    <w15:presenceInfo w15:providerId="AD" w15:userId="S::chhamso@microsoft.com::18b1e6e0-9a92-43a2-a92d-ac3cf4a06c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A6C"/>
    <w:rsid w:val="00013B83"/>
    <w:rsid w:val="000161AD"/>
    <w:rsid w:val="0002053F"/>
    <w:rsid w:val="0003645A"/>
    <w:rsid w:val="000473B5"/>
    <w:rsid w:val="000505FE"/>
    <w:rsid w:val="000574ED"/>
    <w:rsid w:val="000578B1"/>
    <w:rsid w:val="00060030"/>
    <w:rsid w:val="00067D77"/>
    <w:rsid w:val="00070F20"/>
    <w:rsid w:val="00072D4C"/>
    <w:rsid w:val="00074FF4"/>
    <w:rsid w:val="0007595C"/>
    <w:rsid w:val="0009051A"/>
    <w:rsid w:val="000923B3"/>
    <w:rsid w:val="000B31D7"/>
    <w:rsid w:val="000B6491"/>
    <w:rsid w:val="000B72DF"/>
    <w:rsid w:val="000C2A5A"/>
    <w:rsid w:val="000C3319"/>
    <w:rsid w:val="000F7F21"/>
    <w:rsid w:val="00100E25"/>
    <w:rsid w:val="001026C3"/>
    <w:rsid w:val="00105EAC"/>
    <w:rsid w:val="00110C2C"/>
    <w:rsid w:val="00110FF3"/>
    <w:rsid w:val="00123CCD"/>
    <w:rsid w:val="00124921"/>
    <w:rsid w:val="0012557A"/>
    <w:rsid w:val="00130C1B"/>
    <w:rsid w:val="00132DFD"/>
    <w:rsid w:val="001422A4"/>
    <w:rsid w:val="00150885"/>
    <w:rsid w:val="00157906"/>
    <w:rsid w:val="00160A80"/>
    <w:rsid w:val="00160B38"/>
    <w:rsid w:val="00170435"/>
    <w:rsid w:val="00172E61"/>
    <w:rsid w:val="0018338E"/>
    <w:rsid w:val="00187D40"/>
    <w:rsid w:val="001A0565"/>
    <w:rsid w:val="001A1372"/>
    <w:rsid w:val="001A286D"/>
    <w:rsid w:val="001A5A8F"/>
    <w:rsid w:val="001A7BCF"/>
    <w:rsid w:val="001B61C3"/>
    <w:rsid w:val="001C0768"/>
    <w:rsid w:val="001D070E"/>
    <w:rsid w:val="001D0861"/>
    <w:rsid w:val="001D1C5C"/>
    <w:rsid w:val="001E04F5"/>
    <w:rsid w:val="001E31DD"/>
    <w:rsid w:val="001E69B3"/>
    <w:rsid w:val="001F7A35"/>
    <w:rsid w:val="002040CA"/>
    <w:rsid w:val="00205407"/>
    <w:rsid w:val="00217AFC"/>
    <w:rsid w:val="002228B1"/>
    <w:rsid w:val="00224065"/>
    <w:rsid w:val="00233708"/>
    <w:rsid w:val="00255FB7"/>
    <w:rsid w:val="002759EF"/>
    <w:rsid w:val="002849F3"/>
    <w:rsid w:val="00293A90"/>
    <w:rsid w:val="00296174"/>
    <w:rsid w:val="002A44B3"/>
    <w:rsid w:val="002B35FE"/>
    <w:rsid w:val="002B606D"/>
    <w:rsid w:val="002D12AA"/>
    <w:rsid w:val="002D2996"/>
    <w:rsid w:val="002E17F1"/>
    <w:rsid w:val="00314EE6"/>
    <w:rsid w:val="00323872"/>
    <w:rsid w:val="00331CF1"/>
    <w:rsid w:val="00335881"/>
    <w:rsid w:val="00362F23"/>
    <w:rsid w:val="00363A2B"/>
    <w:rsid w:val="003740FD"/>
    <w:rsid w:val="003849AE"/>
    <w:rsid w:val="00386895"/>
    <w:rsid w:val="00386D8F"/>
    <w:rsid w:val="003A0D12"/>
    <w:rsid w:val="003A1424"/>
    <w:rsid w:val="003D5FA5"/>
    <w:rsid w:val="003D7910"/>
    <w:rsid w:val="00426B50"/>
    <w:rsid w:val="00446DE7"/>
    <w:rsid w:val="00447C7B"/>
    <w:rsid w:val="0045118D"/>
    <w:rsid w:val="004650E2"/>
    <w:rsid w:val="00477867"/>
    <w:rsid w:val="0049580F"/>
    <w:rsid w:val="004A18AE"/>
    <w:rsid w:val="004A77B3"/>
    <w:rsid w:val="004B36EA"/>
    <w:rsid w:val="004B3843"/>
    <w:rsid w:val="004B6BAB"/>
    <w:rsid w:val="004C3EC8"/>
    <w:rsid w:val="004D1E3C"/>
    <w:rsid w:val="004E14C4"/>
    <w:rsid w:val="004E1D14"/>
    <w:rsid w:val="004E3169"/>
    <w:rsid w:val="00504012"/>
    <w:rsid w:val="005078D7"/>
    <w:rsid w:val="00511225"/>
    <w:rsid w:val="00512400"/>
    <w:rsid w:val="005156F8"/>
    <w:rsid w:val="00517068"/>
    <w:rsid w:val="00517EA2"/>
    <w:rsid w:val="00536126"/>
    <w:rsid w:val="0053773D"/>
    <w:rsid w:val="00540BF4"/>
    <w:rsid w:val="005474E8"/>
    <w:rsid w:val="00553758"/>
    <w:rsid w:val="00555C63"/>
    <w:rsid w:val="00570DF6"/>
    <w:rsid w:val="00587C81"/>
    <w:rsid w:val="005B38FB"/>
    <w:rsid w:val="005B663A"/>
    <w:rsid w:val="005C022F"/>
    <w:rsid w:val="005C3757"/>
    <w:rsid w:val="005C5173"/>
    <w:rsid w:val="005E1DE9"/>
    <w:rsid w:val="005E7C35"/>
    <w:rsid w:val="00603F2F"/>
    <w:rsid w:val="0061190B"/>
    <w:rsid w:val="00612F5D"/>
    <w:rsid w:val="00624280"/>
    <w:rsid w:val="00625F95"/>
    <w:rsid w:val="00632831"/>
    <w:rsid w:val="00633CE7"/>
    <w:rsid w:val="006353E4"/>
    <w:rsid w:val="00641F7B"/>
    <w:rsid w:val="00650336"/>
    <w:rsid w:val="006507F2"/>
    <w:rsid w:val="006625EE"/>
    <w:rsid w:val="00664750"/>
    <w:rsid w:val="006718FE"/>
    <w:rsid w:val="00680754"/>
    <w:rsid w:val="0068121B"/>
    <w:rsid w:val="00681A6C"/>
    <w:rsid w:val="006851DB"/>
    <w:rsid w:val="00687D80"/>
    <w:rsid w:val="00694309"/>
    <w:rsid w:val="006A178F"/>
    <w:rsid w:val="006A426F"/>
    <w:rsid w:val="006A6E43"/>
    <w:rsid w:val="006B1021"/>
    <w:rsid w:val="006B27FC"/>
    <w:rsid w:val="006B29CE"/>
    <w:rsid w:val="006B2A93"/>
    <w:rsid w:val="006B5F07"/>
    <w:rsid w:val="006C3EF1"/>
    <w:rsid w:val="006C4543"/>
    <w:rsid w:val="006D18F5"/>
    <w:rsid w:val="006D23F7"/>
    <w:rsid w:val="006D3169"/>
    <w:rsid w:val="006D6D3B"/>
    <w:rsid w:val="006D7F96"/>
    <w:rsid w:val="006E0100"/>
    <w:rsid w:val="006E0B25"/>
    <w:rsid w:val="006E5A40"/>
    <w:rsid w:val="006F572F"/>
    <w:rsid w:val="00714059"/>
    <w:rsid w:val="0072344F"/>
    <w:rsid w:val="00730A30"/>
    <w:rsid w:val="00730D43"/>
    <w:rsid w:val="007361E8"/>
    <w:rsid w:val="00737F84"/>
    <w:rsid w:val="00742DAB"/>
    <w:rsid w:val="00775858"/>
    <w:rsid w:val="00796587"/>
    <w:rsid w:val="007A1D20"/>
    <w:rsid w:val="007B0917"/>
    <w:rsid w:val="007C3F6F"/>
    <w:rsid w:val="007D2914"/>
    <w:rsid w:val="007D66E1"/>
    <w:rsid w:val="007E7EA4"/>
    <w:rsid w:val="007F4A2D"/>
    <w:rsid w:val="007F5E89"/>
    <w:rsid w:val="008036F3"/>
    <w:rsid w:val="008102DB"/>
    <w:rsid w:val="00813D50"/>
    <w:rsid w:val="0081650F"/>
    <w:rsid w:val="00823177"/>
    <w:rsid w:val="00851312"/>
    <w:rsid w:val="00864404"/>
    <w:rsid w:val="00880617"/>
    <w:rsid w:val="00883FBB"/>
    <w:rsid w:val="00884296"/>
    <w:rsid w:val="008B0DF7"/>
    <w:rsid w:val="008B0FC8"/>
    <w:rsid w:val="008B1A6B"/>
    <w:rsid w:val="008B33BE"/>
    <w:rsid w:val="008B701A"/>
    <w:rsid w:val="008C2B0B"/>
    <w:rsid w:val="008C2D73"/>
    <w:rsid w:val="008C6146"/>
    <w:rsid w:val="008D50C5"/>
    <w:rsid w:val="008D7711"/>
    <w:rsid w:val="008E1C6D"/>
    <w:rsid w:val="008E1FC1"/>
    <w:rsid w:val="008E5B43"/>
    <w:rsid w:val="008F59FF"/>
    <w:rsid w:val="00901D69"/>
    <w:rsid w:val="00912DD5"/>
    <w:rsid w:val="00913433"/>
    <w:rsid w:val="0093175C"/>
    <w:rsid w:val="00934199"/>
    <w:rsid w:val="009355AE"/>
    <w:rsid w:val="00941D4F"/>
    <w:rsid w:val="0094797C"/>
    <w:rsid w:val="00955856"/>
    <w:rsid w:val="00956293"/>
    <w:rsid w:val="009635B3"/>
    <w:rsid w:val="00982293"/>
    <w:rsid w:val="00986733"/>
    <w:rsid w:val="009910CC"/>
    <w:rsid w:val="00992126"/>
    <w:rsid w:val="009A4059"/>
    <w:rsid w:val="009A4264"/>
    <w:rsid w:val="009A4CAB"/>
    <w:rsid w:val="009C705B"/>
    <w:rsid w:val="009E01FF"/>
    <w:rsid w:val="009F6942"/>
    <w:rsid w:val="00A03931"/>
    <w:rsid w:val="00A06215"/>
    <w:rsid w:val="00A06871"/>
    <w:rsid w:val="00A12DFA"/>
    <w:rsid w:val="00A14517"/>
    <w:rsid w:val="00A1715A"/>
    <w:rsid w:val="00A3012A"/>
    <w:rsid w:val="00A37641"/>
    <w:rsid w:val="00A50FCE"/>
    <w:rsid w:val="00A55307"/>
    <w:rsid w:val="00A646A7"/>
    <w:rsid w:val="00A6537B"/>
    <w:rsid w:val="00A92AF7"/>
    <w:rsid w:val="00A964CC"/>
    <w:rsid w:val="00AB5034"/>
    <w:rsid w:val="00AC078C"/>
    <w:rsid w:val="00AC5FE2"/>
    <w:rsid w:val="00AC7A64"/>
    <w:rsid w:val="00AD4FC6"/>
    <w:rsid w:val="00AD6477"/>
    <w:rsid w:val="00AD7583"/>
    <w:rsid w:val="00AE6C22"/>
    <w:rsid w:val="00B0333A"/>
    <w:rsid w:val="00B10850"/>
    <w:rsid w:val="00B13166"/>
    <w:rsid w:val="00B17EB1"/>
    <w:rsid w:val="00B25743"/>
    <w:rsid w:val="00B338C1"/>
    <w:rsid w:val="00B407CF"/>
    <w:rsid w:val="00B4203B"/>
    <w:rsid w:val="00B45450"/>
    <w:rsid w:val="00B45CF5"/>
    <w:rsid w:val="00B5231C"/>
    <w:rsid w:val="00B560F5"/>
    <w:rsid w:val="00B62A68"/>
    <w:rsid w:val="00B62EA1"/>
    <w:rsid w:val="00B63E70"/>
    <w:rsid w:val="00B65155"/>
    <w:rsid w:val="00B70AE9"/>
    <w:rsid w:val="00B75662"/>
    <w:rsid w:val="00B81EC2"/>
    <w:rsid w:val="00B950D3"/>
    <w:rsid w:val="00B96834"/>
    <w:rsid w:val="00BA0870"/>
    <w:rsid w:val="00BA20CA"/>
    <w:rsid w:val="00BA4A3E"/>
    <w:rsid w:val="00BA4A53"/>
    <w:rsid w:val="00BB14A9"/>
    <w:rsid w:val="00BD5085"/>
    <w:rsid w:val="00BE036B"/>
    <w:rsid w:val="00BF54FC"/>
    <w:rsid w:val="00C032BF"/>
    <w:rsid w:val="00C07C33"/>
    <w:rsid w:val="00C13CAE"/>
    <w:rsid w:val="00C14DFD"/>
    <w:rsid w:val="00C16AAF"/>
    <w:rsid w:val="00C23FA8"/>
    <w:rsid w:val="00C301F9"/>
    <w:rsid w:val="00C32FFC"/>
    <w:rsid w:val="00C33782"/>
    <w:rsid w:val="00C36069"/>
    <w:rsid w:val="00C3678B"/>
    <w:rsid w:val="00C42811"/>
    <w:rsid w:val="00C5321F"/>
    <w:rsid w:val="00C615E6"/>
    <w:rsid w:val="00C6347E"/>
    <w:rsid w:val="00C738A8"/>
    <w:rsid w:val="00C73DF8"/>
    <w:rsid w:val="00C80F78"/>
    <w:rsid w:val="00C81337"/>
    <w:rsid w:val="00C83514"/>
    <w:rsid w:val="00C8792E"/>
    <w:rsid w:val="00C956F8"/>
    <w:rsid w:val="00C9610B"/>
    <w:rsid w:val="00C96219"/>
    <w:rsid w:val="00C96DF7"/>
    <w:rsid w:val="00CA1699"/>
    <w:rsid w:val="00CD308B"/>
    <w:rsid w:val="00CE02E3"/>
    <w:rsid w:val="00CE7831"/>
    <w:rsid w:val="00CF2D93"/>
    <w:rsid w:val="00D00250"/>
    <w:rsid w:val="00D01CFF"/>
    <w:rsid w:val="00D0622D"/>
    <w:rsid w:val="00D103CB"/>
    <w:rsid w:val="00D11B6E"/>
    <w:rsid w:val="00D124E0"/>
    <w:rsid w:val="00D13D9D"/>
    <w:rsid w:val="00D21D75"/>
    <w:rsid w:val="00D22A08"/>
    <w:rsid w:val="00D22D07"/>
    <w:rsid w:val="00D2377E"/>
    <w:rsid w:val="00D254AC"/>
    <w:rsid w:val="00D2617D"/>
    <w:rsid w:val="00D436B1"/>
    <w:rsid w:val="00D4515F"/>
    <w:rsid w:val="00D57D60"/>
    <w:rsid w:val="00D60D5B"/>
    <w:rsid w:val="00D75E19"/>
    <w:rsid w:val="00D77B6B"/>
    <w:rsid w:val="00D80A98"/>
    <w:rsid w:val="00D85EB5"/>
    <w:rsid w:val="00D92A6F"/>
    <w:rsid w:val="00D933E3"/>
    <w:rsid w:val="00D94C20"/>
    <w:rsid w:val="00DA0E04"/>
    <w:rsid w:val="00DB6851"/>
    <w:rsid w:val="00DC2A35"/>
    <w:rsid w:val="00DC3753"/>
    <w:rsid w:val="00DD4A1A"/>
    <w:rsid w:val="00DF123E"/>
    <w:rsid w:val="00DF6FC5"/>
    <w:rsid w:val="00E020A6"/>
    <w:rsid w:val="00E06CBF"/>
    <w:rsid w:val="00E248C4"/>
    <w:rsid w:val="00E524AA"/>
    <w:rsid w:val="00E602A7"/>
    <w:rsid w:val="00E61F77"/>
    <w:rsid w:val="00E645A2"/>
    <w:rsid w:val="00E7570A"/>
    <w:rsid w:val="00E95317"/>
    <w:rsid w:val="00E97E28"/>
    <w:rsid w:val="00EA3926"/>
    <w:rsid w:val="00EA6CF2"/>
    <w:rsid w:val="00EC5122"/>
    <w:rsid w:val="00EE3097"/>
    <w:rsid w:val="00EE6F72"/>
    <w:rsid w:val="00EE7F8E"/>
    <w:rsid w:val="00EF44C4"/>
    <w:rsid w:val="00EF6AB5"/>
    <w:rsid w:val="00EF7EA9"/>
    <w:rsid w:val="00F0546F"/>
    <w:rsid w:val="00F06847"/>
    <w:rsid w:val="00F14B02"/>
    <w:rsid w:val="00F17FED"/>
    <w:rsid w:val="00F2030E"/>
    <w:rsid w:val="00F20CCE"/>
    <w:rsid w:val="00F20F13"/>
    <w:rsid w:val="00F61EB5"/>
    <w:rsid w:val="00F70506"/>
    <w:rsid w:val="00F74810"/>
    <w:rsid w:val="00F75FA5"/>
    <w:rsid w:val="00F85E51"/>
    <w:rsid w:val="00FA5D97"/>
    <w:rsid w:val="00FA661F"/>
    <w:rsid w:val="00FD1CF5"/>
    <w:rsid w:val="00FD6B06"/>
    <w:rsid w:val="00FE2314"/>
    <w:rsid w:val="00FE32C5"/>
    <w:rsid w:val="00FE522A"/>
    <w:rsid w:val="00FE70F6"/>
    <w:rsid w:val="00FE71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B44E2"/>
  <w15:docId w15:val="{01A1AAEC-C5AE-4080-91F5-C601AE94D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125" w:line="270" w:lineRule="auto"/>
      <w:ind w:left="730" w:hanging="10"/>
    </w:pPr>
    <w:rPr>
      <w:rFonts w:ascii="Segoe UI" w:eastAsia="Segoe UI" w:hAnsi="Segoe UI" w:cs="Segoe UI"/>
      <w:color w:val="000000"/>
    </w:rPr>
  </w:style>
  <w:style w:type="paragraph" w:styleId="Heading1">
    <w:name w:val="heading 1"/>
    <w:next w:val="Normal"/>
    <w:link w:val="Heading1Char"/>
    <w:uiPriority w:val="9"/>
    <w:qFormat/>
    <w:pPr>
      <w:keepNext/>
      <w:keepLines/>
      <w:numPr>
        <w:numId w:val="6"/>
      </w:numPr>
      <w:spacing w:after="189" w:line="265" w:lineRule="auto"/>
      <w:outlineLvl w:val="0"/>
    </w:pPr>
    <w:rPr>
      <w:rFonts w:ascii="Segoe UI" w:eastAsia="Segoe UI" w:hAnsi="Segoe UI" w:cs="Segoe UI"/>
      <w:color w:val="008AC8"/>
      <w:sz w:val="36"/>
    </w:rPr>
  </w:style>
  <w:style w:type="paragraph" w:styleId="Heading2">
    <w:name w:val="heading 2"/>
    <w:next w:val="Normal"/>
    <w:link w:val="Heading2Char"/>
    <w:uiPriority w:val="9"/>
    <w:unhideWhenUsed/>
    <w:qFormat/>
    <w:pPr>
      <w:keepNext/>
      <w:keepLines/>
      <w:numPr>
        <w:ilvl w:val="1"/>
        <w:numId w:val="6"/>
      </w:numPr>
      <w:spacing w:after="98"/>
      <w:outlineLvl w:val="1"/>
    </w:pPr>
    <w:rPr>
      <w:rFonts w:ascii="Segoe UI" w:eastAsia="Segoe UI" w:hAnsi="Segoe UI" w:cs="Segoe UI"/>
      <w:color w:val="008AC8"/>
      <w:sz w:val="32"/>
    </w:rPr>
  </w:style>
  <w:style w:type="paragraph" w:styleId="Heading3">
    <w:name w:val="heading 3"/>
    <w:next w:val="Normal"/>
    <w:link w:val="Heading3Char"/>
    <w:uiPriority w:val="9"/>
    <w:unhideWhenUsed/>
    <w:qFormat/>
    <w:pPr>
      <w:keepNext/>
      <w:keepLines/>
      <w:spacing w:after="142"/>
      <w:ind w:left="372" w:hanging="10"/>
      <w:outlineLvl w:val="2"/>
    </w:pPr>
    <w:rPr>
      <w:rFonts w:ascii="Segoe UI" w:eastAsia="Segoe UI" w:hAnsi="Segoe UI" w:cs="Segoe UI"/>
      <w:color w:val="008AC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after="0"/>
    </w:pPr>
    <w:rPr>
      <w:rFonts w:ascii="Segoe UI" w:eastAsia="Segoe UI" w:hAnsi="Segoe UI" w:cs="Segoe UI"/>
      <w:color w:val="000000"/>
      <w:sz w:val="20"/>
    </w:rPr>
  </w:style>
  <w:style w:type="character" w:customStyle="1" w:styleId="footnotedescriptionChar">
    <w:name w:val="footnote description Char"/>
    <w:link w:val="footnotedescription"/>
    <w:rPr>
      <w:rFonts w:ascii="Segoe UI" w:eastAsia="Segoe UI" w:hAnsi="Segoe UI" w:cs="Segoe UI"/>
      <w:color w:val="000000"/>
      <w:sz w:val="20"/>
    </w:rPr>
  </w:style>
  <w:style w:type="character" w:customStyle="1" w:styleId="Heading3Char">
    <w:name w:val="Heading 3 Char"/>
    <w:link w:val="Heading3"/>
    <w:rPr>
      <w:rFonts w:ascii="Segoe UI" w:eastAsia="Segoe UI" w:hAnsi="Segoe UI" w:cs="Segoe UI"/>
      <w:color w:val="008AC8"/>
      <w:sz w:val="28"/>
    </w:rPr>
  </w:style>
  <w:style w:type="character" w:customStyle="1" w:styleId="Heading1Char">
    <w:name w:val="Heading 1 Char"/>
    <w:link w:val="Heading1"/>
    <w:rPr>
      <w:rFonts w:ascii="Segoe UI" w:eastAsia="Segoe UI" w:hAnsi="Segoe UI" w:cs="Segoe UI"/>
      <w:color w:val="008AC8"/>
      <w:sz w:val="36"/>
    </w:rPr>
  </w:style>
  <w:style w:type="character" w:customStyle="1" w:styleId="Heading2Char">
    <w:name w:val="Heading 2 Char"/>
    <w:link w:val="Heading2"/>
    <w:rPr>
      <w:rFonts w:ascii="Segoe UI" w:eastAsia="Segoe UI" w:hAnsi="Segoe UI" w:cs="Segoe UI"/>
      <w:color w:val="008AC8"/>
      <w:sz w:val="32"/>
    </w:rPr>
  </w:style>
  <w:style w:type="character" w:customStyle="1" w:styleId="footnotemark">
    <w:name w:val="footnote mark"/>
    <w:hidden/>
    <w:rPr>
      <w:rFonts w:ascii="Segoe UI" w:eastAsia="Segoe UI" w:hAnsi="Segoe UI" w:cs="Segoe UI"/>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0161AD"/>
    <w:pPr>
      <w:numPr>
        <w:numId w:val="0"/>
      </w:numPr>
      <w:spacing w:before="240" w:after="0" w:line="259" w:lineRule="auto"/>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0161AD"/>
    <w:pPr>
      <w:spacing w:after="100"/>
      <w:ind w:left="0"/>
    </w:pPr>
  </w:style>
  <w:style w:type="paragraph" w:styleId="TOC2">
    <w:name w:val="toc 2"/>
    <w:basedOn w:val="Normal"/>
    <w:next w:val="Normal"/>
    <w:autoRedefine/>
    <w:uiPriority w:val="39"/>
    <w:unhideWhenUsed/>
    <w:rsid w:val="000161AD"/>
    <w:pPr>
      <w:spacing w:after="100"/>
      <w:ind w:left="220"/>
    </w:pPr>
  </w:style>
  <w:style w:type="paragraph" w:styleId="TOC3">
    <w:name w:val="toc 3"/>
    <w:basedOn w:val="Normal"/>
    <w:next w:val="Normal"/>
    <w:autoRedefine/>
    <w:uiPriority w:val="39"/>
    <w:unhideWhenUsed/>
    <w:rsid w:val="000161AD"/>
    <w:pPr>
      <w:spacing w:after="100"/>
      <w:ind w:left="440"/>
    </w:pPr>
  </w:style>
  <w:style w:type="character" w:styleId="Hyperlink">
    <w:name w:val="Hyperlink"/>
    <w:basedOn w:val="DefaultParagraphFont"/>
    <w:uiPriority w:val="99"/>
    <w:unhideWhenUsed/>
    <w:rsid w:val="000161AD"/>
    <w:rPr>
      <w:color w:val="0563C1" w:themeColor="hyperlink"/>
      <w:u w:val="single"/>
    </w:rPr>
  </w:style>
  <w:style w:type="paragraph" w:styleId="ListParagraph">
    <w:name w:val="List Paragraph"/>
    <w:basedOn w:val="Normal"/>
    <w:uiPriority w:val="34"/>
    <w:qFormat/>
    <w:rsid w:val="00694309"/>
    <w:pPr>
      <w:ind w:left="720"/>
      <w:contextualSpacing/>
    </w:pPr>
  </w:style>
  <w:style w:type="paragraph" w:styleId="NormalWeb">
    <w:name w:val="Normal (Web)"/>
    <w:basedOn w:val="Normal"/>
    <w:uiPriority w:val="99"/>
    <w:semiHidden/>
    <w:unhideWhenUsed/>
    <w:rsid w:val="00217AFC"/>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paragraph" w:styleId="BalloonText">
    <w:name w:val="Balloon Text"/>
    <w:basedOn w:val="Normal"/>
    <w:link w:val="BalloonTextChar"/>
    <w:uiPriority w:val="99"/>
    <w:semiHidden/>
    <w:unhideWhenUsed/>
    <w:rsid w:val="00FD6B06"/>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D6B06"/>
    <w:rPr>
      <w:rFonts w:ascii="Times New Roman" w:eastAsia="Segoe UI" w:hAnsi="Times New Roman" w:cs="Times New Roman"/>
      <w:color w:val="000000"/>
      <w:sz w:val="18"/>
      <w:szCs w:val="18"/>
    </w:rPr>
  </w:style>
  <w:style w:type="paragraph" w:styleId="DocumentMap">
    <w:name w:val="Document Map"/>
    <w:basedOn w:val="Normal"/>
    <w:link w:val="DocumentMapChar"/>
    <w:uiPriority w:val="99"/>
    <w:semiHidden/>
    <w:unhideWhenUsed/>
    <w:rsid w:val="003740FD"/>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3740FD"/>
    <w:rPr>
      <w:rFonts w:ascii="Times New Roman" w:eastAsia="Segoe UI" w:hAnsi="Times New Roman" w:cs="Times New Roman"/>
      <w:color w:val="000000"/>
      <w:sz w:val="24"/>
      <w:szCs w:val="24"/>
    </w:rPr>
  </w:style>
  <w:style w:type="paragraph" w:styleId="Header">
    <w:name w:val="header"/>
    <w:basedOn w:val="Normal"/>
    <w:link w:val="HeaderChar"/>
    <w:uiPriority w:val="99"/>
    <w:unhideWhenUsed/>
    <w:rsid w:val="00D75E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5E19"/>
    <w:rPr>
      <w:rFonts w:ascii="Segoe UI" w:eastAsia="Segoe UI" w:hAnsi="Segoe UI" w:cs="Segoe UI"/>
      <w:color w:val="000000"/>
    </w:rPr>
  </w:style>
  <w:style w:type="character" w:styleId="Strong">
    <w:name w:val="Strong"/>
    <w:basedOn w:val="DefaultParagraphFont"/>
    <w:uiPriority w:val="22"/>
    <w:qFormat/>
    <w:rsid w:val="002E17F1"/>
    <w:rPr>
      <w:b/>
      <w:bCs/>
    </w:rPr>
  </w:style>
  <w:style w:type="character" w:styleId="UnresolvedMention">
    <w:name w:val="Unresolved Mention"/>
    <w:basedOn w:val="DefaultParagraphFont"/>
    <w:uiPriority w:val="99"/>
    <w:rsid w:val="00CE02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293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4.jpg"/><Relationship Id="rId39" Type="http://schemas.openxmlformats.org/officeDocument/2006/relationships/image" Target="media/image21.jpg"/><Relationship Id="rId21" Type="http://schemas.openxmlformats.org/officeDocument/2006/relationships/image" Target="media/image12.png"/><Relationship Id="rId34" Type="http://schemas.openxmlformats.org/officeDocument/2006/relationships/image" Target="media/image18.png"/><Relationship Id="rId42" Type="http://schemas.openxmlformats.org/officeDocument/2006/relationships/image" Target="media/image24.jpg"/><Relationship Id="rId47" Type="http://schemas.openxmlformats.org/officeDocument/2006/relationships/hyperlink" Target="https://docs.microsoft.com/en-us/azure/data-factory/" TargetMode="External"/><Relationship Id="rId50" Type="http://schemas.openxmlformats.org/officeDocument/2006/relationships/hyperlink" Target="https://docs.microsoft.com/en-us/azure/data-factory/" TargetMode="External"/><Relationship Id="rId55" Type="http://schemas.openxmlformats.org/officeDocument/2006/relationships/hyperlink" Target="https://docs.microsoft.com/en-us/azure/sql-database/" TargetMode="External"/><Relationship Id="rId63" Type="http://schemas.openxmlformats.org/officeDocument/2006/relationships/hyperlink" Target="https://docs.microsoft.com/en-us/azure/sql-data-warehouse/" TargetMode="External"/><Relationship Id="rId68" Type="http://schemas.openxmlformats.org/officeDocument/2006/relationships/hyperlink" Target="https://docs.microsoft.com/en-us/azure/mysql/" TargetMode="External"/><Relationship Id="rId76" Type="http://schemas.openxmlformats.org/officeDocument/2006/relationships/hyperlink" Target="https://docs.microsoft.com/en-us/azure/analysis-services/" TargetMode="External"/><Relationship Id="rId84" Type="http://schemas.openxmlformats.org/officeDocument/2006/relationships/hyperlink" Target="https://powerbi.microsoft.com/en-us/documentation/powerbi-landing-page/" TargetMode="External"/><Relationship Id="rId89" Type="http://schemas.openxmlformats.org/officeDocument/2006/relationships/hyperlink" Target="https://powerbi.microsoft.com/en-us/documentation/powerbi-landing-page/" TargetMode="External"/><Relationship Id="rId7" Type="http://schemas.openxmlformats.org/officeDocument/2006/relationships/image" Target="media/image1.png"/><Relationship Id="rId71" Type="http://schemas.openxmlformats.org/officeDocument/2006/relationships/hyperlink" Target="https://docs.microsoft.com/en-us/azure/postgresql/" TargetMode="External"/><Relationship Id="rId92" Type="http://schemas.openxmlformats.org/officeDocument/2006/relationships/footer" Target="footer1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footer" Target="footer9.xml"/><Relationship Id="rId11" Type="http://schemas.openxmlformats.org/officeDocument/2006/relationships/image" Target="media/image5.png"/><Relationship Id="rId24" Type="http://schemas.openxmlformats.org/officeDocument/2006/relationships/footer" Target="footer6.xml"/><Relationship Id="rId32" Type="http://schemas.openxmlformats.org/officeDocument/2006/relationships/package" Target="embeddings/Microsoft_Visio_Drawing.vsdx"/><Relationship Id="rId37" Type="http://schemas.openxmlformats.org/officeDocument/2006/relationships/image" Target="media/image19.jpg"/><Relationship Id="rId40" Type="http://schemas.openxmlformats.org/officeDocument/2006/relationships/image" Target="media/image22.jpg"/><Relationship Id="rId45" Type="http://schemas.openxmlformats.org/officeDocument/2006/relationships/hyperlink" Target="https://docs.microsoft.com/en-us/azure/data-factory/" TargetMode="External"/><Relationship Id="rId53" Type="http://schemas.openxmlformats.org/officeDocument/2006/relationships/hyperlink" Target="https://docs.microsoft.com/en-us/azure/sql-database/" TargetMode="External"/><Relationship Id="rId58" Type="http://schemas.openxmlformats.org/officeDocument/2006/relationships/hyperlink" Target="https://docs.microsoft.com/en-us/azure/sql-data-warehouse/" TargetMode="External"/><Relationship Id="rId66" Type="http://schemas.openxmlformats.org/officeDocument/2006/relationships/hyperlink" Target="https://docs.microsoft.com/en-us/azure/mysql/" TargetMode="External"/><Relationship Id="rId74" Type="http://schemas.openxmlformats.org/officeDocument/2006/relationships/hyperlink" Target="https://docs.microsoft.com/en-us/azure/analysis-services/" TargetMode="External"/><Relationship Id="rId79" Type="http://schemas.openxmlformats.org/officeDocument/2006/relationships/hyperlink" Target="https://docs.microsoft.com/en-us/azure/analysis-services/" TargetMode="External"/><Relationship Id="rId87" Type="http://schemas.openxmlformats.org/officeDocument/2006/relationships/hyperlink" Target="https://powerbi.microsoft.com/en-us/documentation/powerbi-landing-page/" TargetMode="External"/><Relationship Id="rId5" Type="http://schemas.openxmlformats.org/officeDocument/2006/relationships/footnotes" Target="footnotes.xml"/><Relationship Id="rId61" Type="http://schemas.openxmlformats.org/officeDocument/2006/relationships/hyperlink" Target="https://docs.microsoft.com/en-us/azure/sql-data-warehouse/" TargetMode="External"/><Relationship Id="rId82" Type="http://schemas.openxmlformats.org/officeDocument/2006/relationships/hyperlink" Target="https://powerbi.microsoft.com/en-us/documentation/powerbi-landing-page/" TargetMode="External"/><Relationship Id="rId90" Type="http://schemas.openxmlformats.org/officeDocument/2006/relationships/hyperlink" Target="https://azure.microsoft.com/en-us/services/databricks/" TargetMode="External"/><Relationship Id="rId95" Type="http://schemas.microsoft.com/office/2011/relationships/people" Target="people.xml"/><Relationship Id="rId19" Type="http://schemas.openxmlformats.org/officeDocument/2006/relationships/image" Target="media/image10.png"/><Relationship Id="rId14" Type="http://schemas.openxmlformats.org/officeDocument/2006/relationships/footer" Target="footer3.xml"/><Relationship Id="rId22" Type="http://schemas.openxmlformats.org/officeDocument/2006/relationships/footer" Target="footer4.xml"/><Relationship Id="rId27" Type="http://schemas.openxmlformats.org/officeDocument/2006/relationships/footer" Target="footer7.xml"/><Relationship Id="rId30" Type="http://schemas.openxmlformats.org/officeDocument/2006/relationships/image" Target="media/image15.jpg"/><Relationship Id="rId35" Type="http://schemas.openxmlformats.org/officeDocument/2006/relationships/hyperlink" Target="https://en.wikipedia.org/wiki/Advanced_Encryption_Standard" TargetMode="External"/><Relationship Id="rId43" Type="http://schemas.openxmlformats.org/officeDocument/2006/relationships/image" Target="media/image25.jpg"/><Relationship Id="rId48" Type="http://schemas.openxmlformats.org/officeDocument/2006/relationships/hyperlink" Target="https://docs.microsoft.com/en-us/azure/data-factory/" TargetMode="External"/><Relationship Id="rId56" Type="http://schemas.openxmlformats.org/officeDocument/2006/relationships/hyperlink" Target="https://docs.microsoft.com/en-us/azure/sql-database/" TargetMode="External"/><Relationship Id="rId64" Type="http://schemas.openxmlformats.org/officeDocument/2006/relationships/hyperlink" Target="https://docs.microsoft.com/en-us/azure/sql-data-warehouse/" TargetMode="External"/><Relationship Id="rId69" Type="http://schemas.openxmlformats.org/officeDocument/2006/relationships/hyperlink" Target="https://docs.microsoft.com/en-us/azure/mysql/" TargetMode="External"/><Relationship Id="rId77" Type="http://schemas.openxmlformats.org/officeDocument/2006/relationships/hyperlink" Target="https://docs.microsoft.com/en-us/azure/analysis-services/" TargetMode="External"/><Relationship Id="rId8" Type="http://schemas.openxmlformats.org/officeDocument/2006/relationships/image" Target="media/image2.png"/><Relationship Id="rId51" Type="http://schemas.openxmlformats.org/officeDocument/2006/relationships/hyperlink" Target="https://docs.microsoft.com/en-us/azure/data-factory/" TargetMode="External"/><Relationship Id="rId72" Type="http://schemas.openxmlformats.org/officeDocument/2006/relationships/hyperlink" Target="https://docs.microsoft.com/en-us/azure/postgresql/" TargetMode="External"/><Relationship Id="rId80" Type="http://schemas.openxmlformats.org/officeDocument/2006/relationships/hyperlink" Target="https://docs.microsoft.com/en-us/azure/analysis-services/" TargetMode="External"/><Relationship Id="rId85" Type="http://schemas.openxmlformats.org/officeDocument/2006/relationships/hyperlink" Target="https://powerbi.microsoft.com/en-us/documentation/powerbi-landing-page/" TargetMode="External"/><Relationship Id="rId93" Type="http://schemas.openxmlformats.org/officeDocument/2006/relationships/footer" Target="footer12.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3.jpg"/><Relationship Id="rId33" Type="http://schemas.openxmlformats.org/officeDocument/2006/relationships/image" Target="media/image17.jpg"/><Relationship Id="rId38" Type="http://schemas.openxmlformats.org/officeDocument/2006/relationships/image" Target="media/image20.jpg"/><Relationship Id="rId46" Type="http://schemas.openxmlformats.org/officeDocument/2006/relationships/hyperlink" Target="https://docs.microsoft.com/en-us/azure/data-factory/" TargetMode="External"/><Relationship Id="rId59" Type="http://schemas.openxmlformats.org/officeDocument/2006/relationships/hyperlink" Target="https://docs.microsoft.com/en-us/azure/sql-data-warehouse/" TargetMode="External"/><Relationship Id="rId67" Type="http://schemas.openxmlformats.org/officeDocument/2006/relationships/hyperlink" Target="https://docs.microsoft.com/en-us/azure/mysql/" TargetMode="External"/><Relationship Id="rId20" Type="http://schemas.openxmlformats.org/officeDocument/2006/relationships/image" Target="media/image11.png"/><Relationship Id="rId41" Type="http://schemas.openxmlformats.org/officeDocument/2006/relationships/image" Target="media/image23.jpg"/><Relationship Id="rId54" Type="http://schemas.openxmlformats.org/officeDocument/2006/relationships/hyperlink" Target="https://docs.microsoft.com/en-us/azure/sql-database/" TargetMode="External"/><Relationship Id="rId62" Type="http://schemas.openxmlformats.org/officeDocument/2006/relationships/hyperlink" Target="https://docs.microsoft.com/en-us/azure/sql-data-warehouse/" TargetMode="External"/><Relationship Id="rId70" Type="http://schemas.openxmlformats.org/officeDocument/2006/relationships/hyperlink" Target="https://docs.microsoft.com/en-us/azure/postgresql/" TargetMode="External"/><Relationship Id="rId75" Type="http://schemas.openxmlformats.org/officeDocument/2006/relationships/hyperlink" Target="https://docs.microsoft.com/en-us/azure/analysis-services/" TargetMode="External"/><Relationship Id="rId83" Type="http://schemas.openxmlformats.org/officeDocument/2006/relationships/hyperlink" Target="https://powerbi.microsoft.com/en-us/documentation/powerbi-landing-page/" TargetMode="External"/><Relationship Id="rId88" Type="http://schemas.openxmlformats.org/officeDocument/2006/relationships/hyperlink" Target="https://powerbi.microsoft.com/en-us/documentation/powerbi-landing-page/" TargetMode="External"/><Relationship Id="rId91" Type="http://schemas.openxmlformats.org/officeDocument/2006/relationships/footer" Target="footer10.xm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footer" Target="footer5.xml"/><Relationship Id="rId28" Type="http://schemas.openxmlformats.org/officeDocument/2006/relationships/footer" Target="footer8.xml"/><Relationship Id="rId36" Type="http://schemas.openxmlformats.org/officeDocument/2006/relationships/hyperlink" Target="https://docs.microsoft.com/en-us/azure/virtual-network/virtual-network-service-endpoints-overview" TargetMode="External"/><Relationship Id="rId49" Type="http://schemas.openxmlformats.org/officeDocument/2006/relationships/hyperlink" Target="https://docs.microsoft.com/en-us/azure/data-factory/" TargetMode="External"/><Relationship Id="rId57" Type="http://schemas.openxmlformats.org/officeDocument/2006/relationships/hyperlink" Target="https://docs.microsoft.com/en-us/azure/sql-database/" TargetMode="External"/><Relationship Id="rId10" Type="http://schemas.openxmlformats.org/officeDocument/2006/relationships/image" Target="media/image4.png"/><Relationship Id="rId31" Type="http://schemas.openxmlformats.org/officeDocument/2006/relationships/image" Target="media/image16.emf"/><Relationship Id="rId44" Type="http://schemas.openxmlformats.org/officeDocument/2006/relationships/hyperlink" Target="https://docs.microsoft.com/en-us/azure/data-lake-store/" TargetMode="External"/><Relationship Id="rId52" Type="http://schemas.openxmlformats.org/officeDocument/2006/relationships/hyperlink" Target="https://docs.microsoft.com/en-us/azure/sql-database/" TargetMode="External"/><Relationship Id="rId60" Type="http://schemas.openxmlformats.org/officeDocument/2006/relationships/hyperlink" Target="https://docs.microsoft.com/en-us/azure/sql-data-warehouse/" TargetMode="External"/><Relationship Id="rId65" Type="http://schemas.openxmlformats.org/officeDocument/2006/relationships/hyperlink" Target="https://docs.microsoft.com/en-us/azure/sql-data-warehouse/" TargetMode="External"/><Relationship Id="rId73" Type="http://schemas.openxmlformats.org/officeDocument/2006/relationships/hyperlink" Target="https://docs.microsoft.com/en-us/azure/postgresql/" TargetMode="External"/><Relationship Id="rId78" Type="http://schemas.openxmlformats.org/officeDocument/2006/relationships/hyperlink" Target="https://docs.microsoft.com/en-us/azure/analysis-services/" TargetMode="External"/><Relationship Id="rId81" Type="http://schemas.openxmlformats.org/officeDocument/2006/relationships/hyperlink" Target="https://powerbi.microsoft.com/en-us/documentation/powerbi-landing-page/" TargetMode="External"/><Relationship Id="rId86" Type="http://schemas.openxmlformats.org/officeDocument/2006/relationships/hyperlink" Target="https://powerbi.microsoft.com/en-us/documentation/powerbi-landing-page/" TargetMode="Externa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1422</TotalTime>
  <Pages>28</Pages>
  <Words>6271</Words>
  <Characters>35746</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Hamson</dc:creator>
  <cp:keywords/>
  <cp:lastModifiedBy>Christian Hamson</cp:lastModifiedBy>
  <cp:revision>157</cp:revision>
  <dcterms:created xsi:type="dcterms:W3CDTF">2018-11-10T21:43:00Z</dcterms:created>
  <dcterms:modified xsi:type="dcterms:W3CDTF">2019-01-24T20:00:00Z</dcterms:modified>
</cp:coreProperties>
</file>